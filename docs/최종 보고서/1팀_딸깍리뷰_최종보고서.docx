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5324475" cy="2543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244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857875" cy="387667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7875" cy="3876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rFonts w:ascii="Gungsuh" w:cs="Gungsuh" w:eastAsia="Gungsuh" w:hAnsi="Gungsuh"/>
          <w:sz w:val="50"/>
          <w:szCs w:val="50"/>
        </w:rPr>
      </w:pPr>
      <w:r w:rsidDel="00000000" w:rsidR="00000000" w:rsidRPr="00000000">
        <w:rPr>
          <w:rFonts w:ascii="Gungsuh" w:cs="Gungsuh" w:eastAsia="Gungsuh" w:hAnsi="Gungsuh"/>
          <w:sz w:val="50"/>
          <w:szCs w:val="50"/>
          <w:rtl w:val="0"/>
        </w:rPr>
        <w:t xml:space="preserve">최종 보고서</w:t>
      </w:r>
    </w:p>
    <w:p w:rsidR="00000000" w:rsidDel="00000000" w:rsidP="00000000" w:rsidRDefault="00000000" w:rsidRPr="00000000" w14:paraId="00000004">
      <w:pPr>
        <w:jc w:val="center"/>
        <w:rPr>
          <w:rFonts w:ascii="Gungsuh" w:cs="Gungsuh" w:eastAsia="Gungsuh" w:hAnsi="Gungsuh"/>
          <w:sz w:val="50"/>
          <w:szCs w:val="50"/>
        </w:rPr>
      </w:pPr>
      <w:r w:rsidDel="00000000" w:rsidR="00000000" w:rsidRPr="00000000">
        <w:rPr>
          <w:rtl w:val="0"/>
        </w:rPr>
      </w:r>
    </w:p>
    <w:p w:rsidR="00000000" w:rsidDel="00000000" w:rsidP="00000000" w:rsidRDefault="00000000" w:rsidRPr="00000000" w14:paraId="00000005">
      <w:pPr>
        <w:jc w:val="center"/>
        <w:rPr>
          <w:rFonts w:ascii="Gungsuh" w:cs="Gungsuh" w:eastAsia="Gungsuh" w:hAnsi="Gungsuh"/>
          <w:sz w:val="50"/>
          <w:szCs w:val="50"/>
        </w:rPr>
      </w:pPr>
      <w:r w:rsidDel="00000000" w:rsidR="00000000" w:rsidRPr="00000000">
        <w:rPr>
          <w:rFonts w:ascii="Gungsuh" w:cs="Gungsuh" w:eastAsia="Gungsuh" w:hAnsi="Gungsuh"/>
          <w:sz w:val="50"/>
          <w:szCs w:val="50"/>
          <w:rtl w:val="0"/>
        </w:rPr>
        <w:t xml:space="preserve">&lt;딸깍 리뷰&gt;</w:t>
      </w:r>
    </w:p>
    <w:p w:rsidR="00000000" w:rsidDel="00000000" w:rsidP="00000000" w:rsidRDefault="00000000" w:rsidRPr="00000000" w14:paraId="0000000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jc w:val="center"/>
        <w:rPr>
          <w:rFonts w:ascii="Gungsuh" w:cs="Gungsuh" w:eastAsia="Gungsuh" w:hAnsi="Gungsuh"/>
          <w:b w:val="1"/>
          <w:bCs w:val="1"/>
          <w:i w:val="1"/>
          <w:iCs w:val="1"/>
          <w:sz w:val="24"/>
          <w:szCs w:val="24"/>
        </w:rPr>
      </w:pPr>
      <w:r w:rsidDel="00000000" w:rsidR="00000000" w:rsidRPr="00000000">
        <w:rPr>
          <w:rFonts w:ascii="Gungsuh" w:cs="Gungsuh" w:eastAsia="Gungsuh" w:hAnsi="Gungsuh"/>
          <w:b w:val="1"/>
          <w:bCs w:val="1"/>
          <w:i w:val="1"/>
          <w:iCs w:val="1"/>
          <w:sz w:val="24"/>
          <w:szCs w:val="24"/>
          <w:rtl w:val="0"/>
        </w:rPr>
        <w:t xml:space="preserve">2025-2</w:t>
      </w:r>
    </w:p>
    <w:p w:rsidR="00000000" w:rsidDel="00000000" w:rsidP="00000000" w:rsidRDefault="00000000" w:rsidRPr="00000000" w14:paraId="00000009">
      <w:pPr>
        <w:jc w:val="center"/>
        <w:rPr>
          <w:rFonts w:ascii="Gungsuh" w:cs="Gungsuh" w:eastAsia="Gungsuh" w:hAnsi="Gungsuh"/>
          <w:b w:val="1"/>
          <w:bCs w:val="1"/>
          <w:i w:val="1"/>
          <w:iCs w:val="1"/>
          <w:sz w:val="24"/>
          <w:szCs w:val="24"/>
        </w:rPr>
      </w:pPr>
      <w:r w:rsidDel="00000000" w:rsidR="00000000" w:rsidRPr="00000000">
        <w:rPr>
          <w:rtl w:val="0"/>
        </w:rPr>
      </w:r>
    </w:p>
    <w:p w:rsidR="00000000" w:rsidDel="00000000" w:rsidP="00000000" w:rsidRDefault="00000000" w:rsidRPr="00000000" w14:paraId="0000000A">
      <w:pPr>
        <w:jc w:val="center"/>
        <w:rPr>
          <w:rFonts w:ascii="Gungsuh" w:cs="Gungsuh" w:eastAsia="Gungsuh" w:hAnsi="Gungsuh"/>
          <w:b w:val="1"/>
          <w:bCs w:val="1"/>
          <w:i w:val="1"/>
          <w:iCs w:val="1"/>
          <w:sz w:val="24"/>
          <w:szCs w:val="24"/>
        </w:rPr>
      </w:pPr>
      <w:r w:rsidDel="00000000" w:rsidR="00000000" w:rsidRPr="00000000">
        <w:rPr>
          <w:rtl w:val="0"/>
        </w:rPr>
      </w:r>
    </w:p>
    <w:p w:rsidR="00000000" w:rsidDel="00000000" w:rsidP="00000000" w:rsidRDefault="00000000" w:rsidRPr="00000000" w14:paraId="0000000B">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TEAM1</w:t>
      </w:r>
    </w:p>
    <w:p w:rsidR="00000000" w:rsidDel="00000000" w:rsidP="00000000" w:rsidRDefault="00000000" w:rsidRPr="00000000" w14:paraId="0000000C">
      <w:pPr>
        <w:jc w:val="center"/>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0D">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이의빈 202114228</w:t>
      </w:r>
    </w:p>
    <w:p w:rsidR="00000000" w:rsidDel="00000000" w:rsidP="00000000" w:rsidRDefault="00000000" w:rsidRPr="00000000" w14:paraId="0000000E">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이유환 202111343</w:t>
      </w:r>
    </w:p>
    <w:p w:rsidR="00000000" w:rsidDel="00000000" w:rsidP="00000000" w:rsidRDefault="00000000" w:rsidRPr="00000000" w14:paraId="0000000F">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최정길 202110542</w:t>
      </w:r>
    </w:p>
    <w:p w:rsidR="00000000" w:rsidDel="00000000" w:rsidP="00000000" w:rsidRDefault="00000000" w:rsidRPr="00000000" w14:paraId="0000001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pStyle w:val="Heading1"/>
        <w:spacing w:after="0" w:before="0" w:lineRule="auto"/>
        <w:rPr>
          <w:rFonts w:ascii="Times" w:cs="Times" w:eastAsia="Times" w:hAnsi="Times"/>
          <w:b w:val="1"/>
          <w:bCs w:val="1"/>
          <w:sz w:val="30"/>
          <w:szCs w:val="30"/>
        </w:rPr>
      </w:pPr>
      <w:bookmarkStart w:colFirst="0" w:colLast="0" w:name="_mfoq5cf5rokl"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0" w:before="0" w:lineRule="auto"/>
        <w:rPr>
          <w:rFonts w:ascii="Batang" w:cs="Batang" w:eastAsia="Batang" w:hAnsi="Batang"/>
          <w:b w:val="1"/>
          <w:bCs w:val="1"/>
          <w:sz w:val="30"/>
          <w:szCs w:val="30"/>
        </w:rPr>
      </w:pPr>
      <w:bookmarkStart w:colFirst="0" w:colLast="0" w:name="_stc7bj3583wu" w:id="1"/>
      <w:bookmarkEnd w:id="1"/>
      <w:r w:rsidDel="00000000" w:rsidR="00000000" w:rsidRPr="00000000">
        <w:rPr>
          <w:rFonts w:ascii="Batang" w:cs="Batang" w:eastAsia="Batang" w:hAnsi="Batang"/>
          <w:b w:val="1"/>
          <w:bCs w:val="1"/>
          <w:sz w:val="30"/>
          <w:szCs w:val="30"/>
          <w:rtl w:val="0"/>
        </w:rPr>
        <w:t xml:space="preserve">목차</w:t>
      </w:r>
    </w:p>
    <w:p w:rsidR="00000000" w:rsidDel="00000000" w:rsidP="00000000" w:rsidRDefault="00000000" w:rsidRPr="00000000" w14:paraId="00000020">
      <w:pPr>
        <w:rPr>
          <w:rFonts w:ascii="Batang" w:cs="Batang" w:eastAsia="Batang" w:hAnsi="Batang"/>
        </w:rPr>
      </w:pPr>
      <w:r w:rsidDel="00000000" w:rsidR="00000000" w:rsidRPr="00000000">
        <w:rPr>
          <w:rFonts w:ascii="Batang" w:cs="Batang" w:eastAsia="Batang" w:hAnsi="Batang"/>
          <w:rtl w:val="0"/>
        </w:rPr>
        <w:t xml:space="preserve">1. 요약문</w:t>
      </w:r>
    </w:p>
    <w:p w:rsidR="00000000" w:rsidDel="00000000" w:rsidP="00000000" w:rsidRDefault="00000000" w:rsidRPr="00000000" w14:paraId="00000021">
      <w:pPr>
        <w:rPr>
          <w:rFonts w:ascii="Batang" w:cs="Batang" w:eastAsia="Batang" w:hAnsi="Batang"/>
        </w:rPr>
      </w:pPr>
      <w:r w:rsidDel="00000000" w:rsidR="00000000" w:rsidRPr="00000000">
        <w:rPr>
          <w:rFonts w:ascii="Batang" w:cs="Batang" w:eastAsia="Batang" w:hAnsi="Batang"/>
          <w:rtl w:val="0"/>
        </w:rPr>
        <w:t xml:space="preserve">2. 개요</w:t>
      </w:r>
    </w:p>
    <w:p w:rsidR="00000000" w:rsidDel="00000000" w:rsidP="00000000" w:rsidRDefault="00000000" w:rsidRPr="00000000" w14:paraId="00000022">
      <w:pPr>
        <w:rPr>
          <w:rFonts w:ascii="Batang" w:cs="Batang" w:eastAsia="Batang" w:hAnsi="Batang"/>
        </w:rPr>
      </w:pPr>
      <w:r w:rsidDel="00000000" w:rsidR="00000000" w:rsidRPr="00000000">
        <w:rPr>
          <w:rFonts w:ascii="Batang" w:cs="Batang" w:eastAsia="Batang" w:hAnsi="Batang"/>
          <w:rtl w:val="0"/>
        </w:rPr>
        <w:t xml:space="preserve">  2.1 프로젝트 동기</w:t>
      </w:r>
    </w:p>
    <w:p w:rsidR="00000000" w:rsidDel="00000000" w:rsidP="00000000" w:rsidRDefault="00000000" w:rsidRPr="00000000" w14:paraId="00000023">
      <w:pPr>
        <w:rPr>
          <w:rFonts w:ascii="Batang" w:cs="Batang" w:eastAsia="Batang" w:hAnsi="Batang"/>
        </w:rPr>
      </w:pPr>
      <w:r w:rsidDel="00000000" w:rsidR="00000000" w:rsidRPr="00000000">
        <w:rPr>
          <w:rFonts w:ascii="Batang" w:cs="Batang" w:eastAsia="Batang" w:hAnsi="Batang"/>
          <w:rtl w:val="0"/>
        </w:rPr>
        <w:t xml:space="preserve">  2.2 핵심 시나리오</w:t>
      </w:r>
    </w:p>
    <w:p w:rsidR="00000000" w:rsidDel="00000000" w:rsidP="00000000" w:rsidRDefault="00000000" w:rsidRPr="00000000" w14:paraId="00000024">
      <w:pPr>
        <w:rPr>
          <w:rFonts w:ascii="Batang" w:cs="Batang" w:eastAsia="Batang" w:hAnsi="Batang"/>
        </w:rPr>
      </w:pPr>
      <w:r w:rsidDel="00000000" w:rsidR="00000000" w:rsidRPr="00000000">
        <w:rPr>
          <w:rFonts w:ascii="Batang" w:cs="Batang" w:eastAsia="Batang" w:hAnsi="Batang"/>
          <w:rtl w:val="0"/>
        </w:rPr>
        <w:t xml:space="preserve">3. 요구사항 정의(use case 포함)</w:t>
      </w:r>
    </w:p>
    <w:p w:rsidR="00000000" w:rsidDel="00000000" w:rsidP="00000000" w:rsidRDefault="00000000" w:rsidRPr="00000000" w14:paraId="00000025">
      <w:pPr>
        <w:rPr>
          <w:rFonts w:ascii="Batang" w:cs="Batang" w:eastAsia="Batang" w:hAnsi="Batang"/>
        </w:rPr>
      </w:pPr>
      <w:r w:rsidDel="00000000" w:rsidR="00000000" w:rsidRPr="00000000">
        <w:rPr>
          <w:rFonts w:ascii="Batang" w:cs="Batang" w:eastAsia="Batang" w:hAnsi="Batang"/>
          <w:rtl w:val="0"/>
        </w:rPr>
        <w:t xml:space="preserve">4. 시스템 설계(모듈 기반 시스템 아키텍처, 주요모델정의, 시퀀스 다이어그램, 핵심 알고리즘, 타 모듈 연계)</w:t>
      </w:r>
    </w:p>
    <w:p w:rsidR="00000000" w:rsidDel="00000000" w:rsidP="00000000" w:rsidRDefault="00000000" w:rsidRPr="00000000" w14:paraId="00000026">
      <w:pPr>
        <w:rPr>
          <w:rFonts w:ascii="Batang" w:cs="Batang" w:eastAsia="Batang" w:hAnsi="Batang"/>
        </w:rPr>
      </w:pPr>
      <w:r w:rsidDel="00000000" w:rsidR="00000000" w:rsidRPr="00000000">
        <w:rPr>
          <w:rFonts w:ascii="Batang" w:cs="Batang" w:eastAsia="Batang" w:hAnsi="Batang"/>
          <w:rtl w:val="0"/>
        </w:rPr>
        <w:t xml:space="preserve">5. 시스템 구현(핵심 코드 상세 설명, 구현시의 문제점과 해결방법 등)</w:t>
      </w:r>
    </w:p>
    <w:p w:rsidR="00000000" w:rsidDel="00000000" w:rsidP="00000000" w:rsidRDefault="00000000" w:rsidRPr="00000000" w14:paraId="00000027">
      <w:pPr>
        <w:rPr>
          <w:rFonts w:ascii="Batang" w:cs="Batang" w:eastAsia="Batang" w:hAnsi="Batang"/>
        </w:rPr>
      </w:pPr>
      <w:r w:rsidDel="00000000" w:rsidR="00000000" w:rsidRPr="00000000">
        <w:rPr>
          <w:rFonts w:ascii="Batang" w:cs="Batang" w:eastAsia="Batang" w:hAnsi="Batang"/>
          <w:rtl w:val="0"/>
        </w:rPr>
        <w:t xml:space="preserve">6. 시스템 실행 결과(주요 장면 스냅샷과 이유)</w:t>
      </w:r>
    </w:p>
    <w:p w:rsidR="00000000" w:rsidDel="00000000" w:rsidP="00000000" w:rsidRDefault="00000000" w:rsidRPr="00000000" w14:paraId="00000028">
      <w:pPr>
        <w:rPr>
          <w:rFonts w:ascii="Batang" w:cs="Batang" w:eastAsia="Batang" w:hAnsi="Batang"/>
        </w:rPr>
      </w:pPr>
      <w:r w:rsidDel="00000000" w:rsidR="00000000" w:rsidRPr="00000000">
        <w:rPr>
          <w:rFonts w:ascii="Batang" w:cs="Batang" w:eastAsia="Batang" w:hAnsi="Batang"/>
          <w:rtl w:val="0"/>
        </w:rPr>
        <w:t xml:space="preserve">7. 시스템 시험 결과(시험항목과 시험결과, 기능 및 성능의 달성 정도 등 우수성 평가)</w:t>
      </w:r>
    </w:p>
    <w:p w:rsidR="00000000" w:rsidDel="00000000" w:rsidP="00000000" w:rsidRDefault="00000000" w:rsidRPr="00000000" w14:paraId="00000029">
      <w:pPr>
        <w:rPr>
          <w:rFonts w:ascii="Batang" w:cs="Batang" w:eastAsia="Batang" w:hAnsi="Batang"/>
        </w:rPr>
      </w:pPr>
      <w:r w:rsidDel="00000000" w:rsidR="00000000" w:rsidRPr="00000000">
        <w:rPr>
          <w:rFonts w:ascii="Batang" w:cs="Batang" w:eastAsia="Batang" w:hAnsi="Batang"/>
          <w:rtl w:val="0"/>
        </w:rPr>
        <w:t xml:space="preserve">8. 팀원 및 역할 분담(상세하게 작성, 깃허브 활동내역 스냅샷 포함)</w:t>
      </w:r>
    </w:p>
    <w:p w:rsidR="00000000" w:rsidDel="00000000" w:rsidP="00000000" w:rsidRDefault="00000000" w:rsidRPr="00000000" w14:paraId="0000002A">
      <w:pPr>
        <w:rPr>
          <w:rFonts w:ascii="Batang" w:cs="Batang" w:eastAsia="Batang" w:hAnsi="Batang"/>
        </w:rPr>
      </w:pPr>
      <w:r w:rsidDel="00000000" w:rsidR="00000000" w:rsidRPr="00000000">
        <w:rPr>
          <w:rFonts w:ascii="Batang" w:cs="Batang" w:eastAsia="Batang" w:hAnsi="Batang"/>
          <w:rtl w:val="0"/>
        </w:rPr>
        <w:t xml:space="preserve">9, 맺음말(전공심화프로젝트를 통해 배운점, 향후 활용 방안)</w:t>
      </w:r>
    </w:p>
    <w:p w:rsidR="00000000" w:rsidDel="00000000" w:rsidP="00000000" w:rsidRDefault="00000000" w:rsidRPr="00000000" w14:paraId="0000002B">
      <w:pPr>
        <w:rPr>
          <w:rFonts w:ascii="Batang" w:cs="Batang" w:eastAsia="Batang" w:hAnsi="Batang"/>
        </w:rPr>
      </w:pPr>
      <w:r w:rsidDel="00000000" w:rsidR="00000000" w:rsidRPr="00000000">
        <w:rPr>
          <w:rtl w:val="0"/>
        </w:rPr>
      </w:r>
    </w:p>
    <w:p w:rsidR="00000000" w:rsidDel="00000000" w:rsidP="00000000" w:rsidRDefault="00000000" w:rsidRPr="00000000" w14:paraId="0000002C">
      <w:pPr>
        <w:pStyle w:val="Heading2"/>
        <w:spacing w:after="0" w:before="0" w:lineRule="auto"/>
        <w:rPr/>
      </w:pPr>
      <w:bookmarkStart w:colFirst="0" w:colLast="0" w:name="_gq44mpv77a5n" w:id="2"/>
      <w:bookmarkEnd w:id="2"/>
      <w:r w:rsidDel="00000000" w:rsidR="00000000" w:rsidRPr="00000000">
        <w:rPr>
          <w:rtl w:val="0"/>
        </w:rPr>
        <w:t xml:space="preserve">1. 요약문</w:t>
        <w:br w:type="textWrapping"/>
      </w:r>
      <w:r w:rsidDel="00000000" w:rsidR="00000000" w:rsidRPr="00000000">
        <w:rPr/>
        <w:drawing>
          <wp:inline distB="114300" distT="114300" distL="114300" distR="114300">
            <wp:extent cx="7200000" cy="31242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20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높은 평점과 대부분의 긍정적인 리뷰로 인해 판단하기 힘들다는 것을 보여주는 이미지</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Batang" w:cs="Batang" w:eastAsia="Batang" w:hAnsi="Batang"/>
        </w:rPr>
      </w:pPr>
      <w:r w:rsidDel="00000000" w:rsidR="00000000" w:rsidRPr="00000000">
        <w:rPr>
          <w:rFonts w:ascii="Batang" w:cs="Batang" w:eastAsia="Batang" w:hAnsi="Batang"/>
          <w:rtl w:val="0"/>
        </w:rPr>
        <w:t xml:space="preserve"> 높은 평점과 추천 리뷰 등 쇼핑몰에 노출되는 평가는 주로 긍정적이다. 소비자는 이러한 정보를 보고 제품을 구매했을 때, 기대했던 것과는 다른 제품 사용감을 경험하는 경우가 있다. “딸깍 리뷰”는 많은 소비자들이 현명하고 건강한 소비를 할 수 있게 도와주기 위한 서비스이다. 사용자가 원하는 제품의 링크와 원하는 리뷰의 키워드를 제공하면, 해당 제품 페이지를 크롤링하여 리뷰를 수집하고, 수집한 리뷰를 AI를 통해 분석하여 요약한 결과를 제공해준다. 이러한 서비스는 소비자들이 더 질 좋은 리뷰를 볼 수 있게 도와준다.</w:t>
      </w:r>
    </w:p>
    <w:p w:rsidR="00000000" w:rsidDel="00000000" w:rsidP="00000000" w:rsidRDefault="00000000" w:rsidRPr="00000000" w14:paraId="00000030">
      <w:pPr>
        <w:rPr>
          <w:rFonts w:ascii="Batang" w:cs="Batang" w:eastAsia="Batang" w:hAnsi="Batang"/>
        </w:rPr>
      </w:pPr>
      <w:r w:rsidDel="00000000" w:rsidR="00000000" w:rsidRPr="00000000">
        <w:rPr>
          <w:rtl w:val="0"/>
        </w:rPr>
      </w:r>
    </w:p>
    <w:p w:rsidR="00000000" w:rsidDel="00000000" w:rsidP="00000000" w:rsidRDefault="00000000" w:rsidRPr="00000000" w14:paraId="00000031">
      <w:pPr>
        <w:rPr>
          <w:rFonts w:ascii="Batang" w:cs="Batang" w:eastAsia="Batang" w:hAnsi="Batang"/>
        </w:rPr>
      </w:pPr>
      <w:r w:rsidDel="00000000" w:rsidR="00000000" w:rsidRPr="00000000">
        <w:rPr>
          <w:rtl w:val="0"/>
        </w:rPr>
      </w:r>
    </w:p>
    <w:p w:rsidR="00000000" w:rsidDel="00000000" w:rsidP="00000000" w:rsidRDefault="00000000" w:rsidRPr="00000000" w14:paraId="00000032">
      <w:pPr>
        <w:pStyle w:val="Heading2"/>
        <w:rPr/>
      </w:pPr>
      <w:bookmarkStart w:colFirst="0" w:colLast="0" w:name="_fcwjvq8uwj5y" w:id="3"/>
      <w:bookmarkEnd w:id="3"/>
      <w:r w:rsidDel="00000000" w:rsidR="00000000" w:rsidRPr="00000000">
        <w:rPr>
          <w:rtl w:val="0"/>
        </w:rPr>
        <w:t xml:space="preserve">2. 개요</w:t>
      </w:r>
    </w:p>
    <w:p w:rsidR="00000000" w:rsidDel="00000000" w:rsidP="00000000" w:rsidRDefault="00000000" w:rsidRPr="00000000" w14:paraId="00000033">
      <w:pPr>
        <w:rPr>
          <w:rFonts w:ascii="Batang" w:cs="Batang" w:eastAsia="Batang" w:hAnsi="Batang"/>
        </w:rPr>
      </w:pPr>
      <w:r w:rsidDel="00000000" w:rsidR="00000000" w:rsidRPr="00000000">
        <w:rPr>
          <w:rFonts w:ascii="Batang" w:cs="Batang" w:eastAsia="Batang" w:hAnsi="Batang"/>
          <w:b w:val="1"/>
          <w:bCs w:val="1"/>
          <w:sz w:val="24"/>
          <w:szCs w:val="24"/>
          <w:rtl w:val="0"/>
        </w:rPr>
        <w:t xml:space="preserve">I) 프로젝트 동기</w:t>
      </w:r>
      <w:r w:rsidDel="00000000" w:rsidR="00000000" w:rsidRPr="00000000">
        <w:rPr>
          <w:rtl w:val="0"/>
        </w:rPr>
      </w:r>
    </w:p>
    <w:p w:rsidR="00000000" w:rsidDel="00000000" w:rsidP="00000000" w:rsidRDefault="00000000" w:rsidRPr="00000000" w14:paraId="00000034">
      <w:pPr>
        <w:numPr>
          <w:ilvl w:val="0"/>
          <w:numId w:val="2"/>
        </w:numPr>
        <w:ind w:left="720" w:hanging="360"/>
        <w:rPr>
          <w:rFonts w:ascii="Batang" w:cs="Batang" w:eastAsia="Batang" w:hAnsi="Batang"/>
          <w:u w:val="none"/>
        </w:rPr>
      </w:pPr>
      <w:r w:rsidDel="00000000" w:rsidR="00000000" w:rsidRPr="00000000">
        <w:rPr>
          <w:rFonts w:ascii="Batang" w:cs="Batang" w:eastAsia="Batang" w:hAnsi="Batang"/>
          <w:rtl w:val="0"/>
        </w:rPr>
        <w:t xml:space="preserve">쿠팡 사이트의 리뷰 페이지는 너무나 많은 리뷰가 존재한다.</w:t>
      </w:r>
    </w:p>
    <w:p w:rsidR="00000000" w:rsidDel="00000000" w:rsidP="00000000" w:rsidRDefault="00000000" w:rsidRPr="00000000" w14:paraId="00000035">
      <w:pPr>
        <w:numPr>
          <w:ilvl w:val="0"/>
          <w:numId w:val="2"/>
        </w:numPr>
        <w:ind w:left="720" w:hanging="360"/>
        <w:rPr>
          <w:rFonts w:ascii="Batang" w:cs="Batang" w:eastAsia="Batang" w:hAnsi="Batang"/>
          <w:u w:val="none"/>
        </w:rPr>
      </w:pPr>
      <w:r w:rsidDel="00000000" w:rsidR="00000000" w:rsidRPr="00000000">
        <w:rPr>
          <w:rFonts w:ascii="Batang" w:cs="Batang" w:eastAsia="Batang" w:hAnsi="Batang"/>
          <w:rtl w:val="0"/>
        </w:rPr>
        <w:t xml:space="preserve">그 많은 리뷰 속에서 소비자는 원하는 정보를 얻기 힘들다.</w:t>
      </w:r>
    </w:p>
    <w:p w:rsidR="00000000" w:rsidDel="00000000" w:rsidP="00000000" w:rsidRDefault="00000000" w:rsidRPr="00000000" w14:paraId="00000036">
      <w:pPr>
        <w:numPr>
          <w:ilvl w:val="0"/>
          <w:numId w:val="2"/>
        </w:numPr>
        <w:ind w:left="720" w:hanging="360"/>
        <w:rPr>
          <w:rFonts w:ascii="Batang" w:cs="Batang" w:eastAsia="Batang" w:hAnsi="Batang"/>
          <w:u w:val="none"/>
        </w:rPr>
      </w:pPr>
      <w:r w:rsidDel="00000000" w:rsidR="00000000" w:rsidRPr="00000000">
        <w:rPr>
          <w:rFonts w:ascii="Batang" w:cs="Batang" w:eastAsia="Batang" w:hAnsi="Batang"/>
          <w:rtl w:val="0"/>
        </w:rPr>
        <w:t xml:space="preserve">소비자가 쿠팡 사이트의 리뷰를 보고 구매하였을 때, 제품에 대해서 실망하는 경우가 있다.</w:t>
      </w:r>
    </w:p>
    <w:p w:rsidR="00000000" w:rsidDel="00000000" w:rsidP="00000000" w:rsidRDefault="00000000" w:rsidRPr="00000000" w14:paraId="00000037">
      <w:pPr>
        <w:rPr>
          <w:rFonts w:ascii="Batang" w:cs="Batang" w:eastAsia="Batang" w:hAnsi="Batang"/>
        </w:rPr>
      </w:pPr>
      <w:r w:rsidDel="00000000" w:rsidR="00000000" w:rsidRPr="00000000">
        <w:rPr>
          <w:rFonts w:ascii="Batang" w:cs="Batang" w:eastAsia="Batang" w:hAnsi="Batang"/>
          <w:rtl w:val="0"/>
        </w:rPr>
        <w:t xml:space="preserve"> 우리가 “딸깍 리뷰” 프로젝트를 진행한 동기는 위 세 가지 내용들을 극복하기 위해서이다. “딸깍 리뷰”를 소비자들에게 제공함으로써 소비자는 많은 리뷰들을 모두 보지 않더라도 원하는 정보를 얻을 수 있다. 우리 서비스는 AI 분석의 요약내용을 제공하기 때문에 사용자가 우리의 리뷰 요약 결과를 보고 제품을 구매했을 때, 제품에 대한 실망감이 줄어들 것으로 기대한다.</w:t>
      </w:r>
    </w:p>
    <w:p w:rsidR="00000000" w:rsidDel="00000000" w:rsidP="00000000" w:rsidRDefault="00000000" w:rsidRPr="00000000" w14:paraId="00000038">
      <w:pPr>
        <w:rPr>
          <w:rFonts w:ascii="Batang" w:cs="Batang" w:eastAsia="Batang" w:hAnsi="Batang"/>
        </w:rPr>
      </w:pPr>
      <w:r w:rsidDel="00000000" w:rsidR="00000000" w:rsidRPr="00000000">
        <w:rPr>
          <w:rtl w:val="0"/>
        </w:rPr>
      </w:r>
    </w:p>
    <w:p w:rsidR="00000000" w:rsidDel="00000000" w:rsidP="00000000" w:rsidRDefault="00000000" w:rsidRPr="00000000" w14:paraId="00000039">
      <w:pPr>
        <w:rPr>
          <w:rFonts w:ascii="Times" w:cs="Times" w:eastAsia="Times" w:hAnsi="Times"/>
          <w:i w:val="1"/>
          <w:iCs w:val="1"/>
        </w:rPr>
      </w:pPr>
      <w:r w:rsidDel="00000000" w:rsidR="00000000" w:rsidRPr="00000000">
        <w:rPr>
          <w:rFonts w:ascii="Times" w:cs="Times" w:eastAsia="Times" w:hAnsi="Times"/>
          <w:i w:val="1"/>
          <w:iCs w:val="1"/>
        </w:rPr>
        <w:drawing>
          <wp:inline distB="114300" distT="114300" distL="114300" distR="114300">
            <wp:extent cx="6721838" cy="3059941"/>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721838" cy="305994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“딸깍 리뷰”를 구상하기 전 찾아본 유사 서비스 이미지</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Batang" w:cs="Batang" w:eastAsia="Batang" w:hAnsi="Batang"/>
        </w:rPr>
      </w:pPr>
      <w:r w:rsidDel="00000000" w:rsidR="00000000" w:rsidRPr="00000000">
        <w:rPr>
          <w:rFonts w:ascii="Batang" w:cs="Batang" w:eastAsia="Batang" w:hAnsi="Batang"/>
          <w:rtl w:val="0"/>
        </w:rPr>
        <w:t xml:space="preserve"> 또한 유사 서비스 “bulsaja”가 존재하지만, 이 서비스는 “딸깍 리뷰”와 추구하는 방향성이 다르다. 우리 “딸깍 리뷰”는 “bulsaja”와 다르게 상품의 URL만 받는 것이 아닌, 사용자가 직접적으로 보기를 원하는 “keyword”(가성비, 색상, 가격 등)를 입력받는다. “bulsaja”는 상품의 모든 리뷰에 대한 통계적인 결과를 보여준다면, “딸깍 리뷰”는 “keyword”를 추가로 입력받아서 사용자가 실질적으로 보고 싶어하는 것에 대한 정보만을 요약한다. 사용자가 관심있어 하지 않는 다른 키워드에 대해서는 정보를 배제하고, 관심있어 하는 키워드에 대한 정보만을 제공하여 더 정확한 소비 목적을 가지도록 한다. </w:t>
      </w:r>
      <w:r w:rsidDel="00000000" w:rsidR="00000000" w:rsidRPr="00000000">
        <w:rPr>
          <w:rtl w:val="0"/>
        </w:rPr>
      </w:r>
    </w:p>
    <w:p w:rsidR="00000000" w:rsidDel="00000000" w:rsidP="00000000" w:rsidRDefault="00000000" w:rsidRPr="00000000" w14:paraId="0000003D">
      <w:pPr>
        <w:rPr>
          <w:rFonts w:ascii="Batang" w:cs="Batang" w:eastAsia="Batang" w:hAnsi="Batang"/>
        </w:rPr>
      </w:pPr>
      <w:r w:rsidDel="00000000" w:rsidR="00000000" w:rsidRPr="00000000">
        <w:rPr>
          <w:rtl w:val="0"/>
        </w:rPr>
      </w:r>
    </w:p>
    <w:p w:rsidR="00000000" w:rsidDel="00000000" w:rsidP="00000000" w:rsidRDefault="00000000" w:rsidRPr="00000000" w14:paraId="0000003E">
      <w:pPr>
        <w:rPr>
          <w:rFonts w:ascii="Batang" w:cs="Batang" w:eastAsia="Batang" w:hAnsi="Batang"/>
          <w:b w:val="1"/>
          <w:bCs w:val="1"/>
          <w:sz w:val="24"/>
          <w:szCs w:val="24"/>
        </w:rPr>
      </w:pPr>
      <w:r w:rsidDel="00000000" w:rsidR="00000000" w:rsidRPr="00000000">
        <w:rPr>
          <w:rFonts w:ascii="Batang" w:cs="Batang" w:eastAsia="Batang" w:hAnsi="Batang"/>
          <w:b w:val="1"/>
          <w:bCs w:val="1"/>
          <w:sz w:val="24"/>
          <w:szCs w:val="24"/>
          <w:rtl w:val="0"/>
        </w:rPr>
        <w:t xml:space="preserve">II) 핵심 시나리오</w:t>
      </w:r>
    </w:p>
    <w:p w:rsidR="00000000" w:rsidDel="00000000" w:rsidP="00000000" w:rsidRDefault="00000000" w:rsidRPr="00000000" w14:paraId="0000003F">
      <w:pPr>
        <w:rPr>
          <w:rFonts w:ascii="Batang" w:cs="Batang" w:eastAsia="Batang" w:hAnsi="Batang"/>
          <w:b w:val="1"/>
          <w:bCs w:val="1"/>
          <w:sz w:val="24"/>
          <w:szCs w:val="24"/>
        </w:rPr>
      </w:pPr>
      <w:r w:rsidDel="00000000" w:rsidR="00000000" w:rsidRPr="00000000">
        <w:rPr>
          <w:rFonts w:ascii="Batang" w:cs="Batang" w:eastAsia="Batang" w:hAnsi="Batang"/>
          <w:b w:val="1"/>
          <w:bCs w:val="1"/>
          <w:sz w:val="24"/>
          <w:szCs w:val="24"/>
        </w:rPr>
        <w:drawing>
          <wp:inline distB="114300" distT="114300" distL="114300" distR="114300">
            <wp:extent cx="2933700" cy="3076575"/>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9337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Batang" w:cs="Batang" w:eastAsia="Batang" w:hAnsi="Batang"/>
          <w:b w:val="1"/>
          <w:bCs w:val="1"/>
          <w:sz w:val="24"/>
          <w:szCs w:val="24"/>
        </w:rPr>
      </w:pPr>
      <w:r w:rsidDel="00000000" w:rsidR="00000000" w:rsidRPr="00000000">
        <w:rPr>
          <w:rFonts w:ascii="Arial Unicode MS" w:cs="Arial Unicode MS" w:eastAsia="Arial Unicode MS" w:hAnsi="Arial Unicode MS"/>
          <w:rtl w:val="0"/>
        </w:rPr>
        <w:t xml:space="preserve">“딸깍 리뷰”의 핵심 시나리오 이미지</w:t>
      </w:r>
      <w:r w:rsidDel="00000000" w:rsidR="00000000" w:rsidRPr="00000000">
        <w:rPr>
          <w:rtl w:val="0"/>
        </w:rPr>
      </w:r>
    </w:p>
    <w:p w:rsidR="00000000" w:rsidDel="00000000" w:rsidP="00000000" w:rsidRDefault="00000000" w:rsidRPr="00000000" w14:paraId="00000041">
      <w:pPr>
        <w:rPr>
          <w:rFonts w:ascii="Batang" w:cs="Batang" w:eastAsia="Batang" w:hAnsi="Batang"/>
        </w:rPr>
      </w:pPr>
      <w:r w:rsidDel="00000000" w:rsidR="00000000" w:rsidRPr="00000000">
        <w:rPr>
          <w:rFonts w:ascii="Batang" w:cs="Batang" w:eastAsia="Batang" w:hAnsi="Batang"/>
          <w:rtl w:val="0"/>
        </w:rPr>
        <w:t xml:space="preserve"> </w:t>
      </w:r>
    </w:p>
    <w:p w:rsidR="00000000" w:rsidDel="00000000" w:rsidP="00000000" w:rsidRDefault="00000000" w:rsidRPr="00000000" w14:paraId="00000042">
      <w:pPr>
        <w:rPr>
          <w:rFonts w:ascii="Batang" w:cs="Batang" w:eastAsia="Batang" w:hAnsi="Batang"/>
        </w:rPr>
      </w:pPr>
      <w:r w:rsidDel="00000000" w:rsidR="00000000" w:rsidRPr="00000000">
        <w:rPr>
          <w:rFonts w:ascii="Batang" w:cs="Batang" w:eastAsia="Batang" w:hAnsi="Batang"/>
          <w:rtl w:val="0"/>
        </w:rPr>
        <w:t xml:space="preserve"> “딸깍 리뷰”는 간단한 하나의 흐름으로 진행된다. 여러 갈래로 흩어지는 것은 “사용자가 제품 정보를 제공하고 우리 서비스는 그 제품의 정보를 요약한다.”라는 방향성과 맞지 않기 때문이다.</w:t>
      </w:r>
    </w:p>
    <w:p w:rsidR="00000000" w:rsidDel="00000000" w:rsidP="00000000" w:rsidRDefault="00000000" w:rsidRPr="00000000" w14:paraId="00000043">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“사용자”는 제품 정보를 제공한다.(URL, KEYWORD)</w:t>
      </w:r>
    </w:p>
    <w:p w:rsidR="00000000" w:rsidDel="00000000" w:rsidP="00000000" w:rsidRDefault="00000000" w:rsidRPr="00000000" w14:paraId="00000044">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“딸깍 리뷰”는 제품 정보를 토대로 쿠팡 상품 페이지에 접근하여 리뷰 데이터를 수집한다.</w:t>
      </w:r>
    </w:p>
    <w:p w:rsidR="00000000" w:rsidDel="00000000" w:rsidP="00000000" w:rsidRDefault="00000000" w:rsidRPr="00000000" w14:paraId="00000045">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“딸깍 리뷰”는 수집한 리뷰 데이터를 AI를 통해 분석 및 요약한 결과를 “사용자”에게 제공한다.</w:t>
      </w:r>
    </w:p>
    <w:p w:rsidR="00000000" w:rsidDel="00000000" w:rsidP="00000000" w:rsidRDefault="00000000" w:rsidRPr="00000000" w14:paraId="00000046">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“딸깍 리뷰”는 추가로 추천상품에 대한 정보도 제공한다.</w:t>
      </w:r>
    </w:p>
    <w:p w:rsidR="00000000" w:rsidDel="00000000" w:rsidP="00000000" w:rsidRDefault="00000000" w:rsidRPr="00000000" w14:paraId="00000047">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“사용자”는 추천상품을 조회할 수도 있고, 조회하지 않고 이전 결과를 저장할 수 있다.</w:t>
      </w:r>
    </w:p>
    <w:p w:rsidR="00000000" w:rsidDel="00000000" w:rsidP="00000000" w:rsidRDefault="00000000" w:rsidRPr="00000000" w14:paraId="00000048">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추천상품을 조회한 경우, “딸깍 리뷰”는 “사용자”에게 추천상품의 URL을 제공한다.</w:t>
      </w:r>
    </w:p>
    <w:p w:rsidR="00000000" w:rsidDel="00000000" w:rsidP="00000000" w:rsidRDefault="00000000" w:rsidRPr="00000000" w14:paraId="00000049">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“사용자”는 결과(or 추천상품까지 진행한 결과)를 저장할 수 있다.</w:t>
      </w:r>
    </w:p>
    <w:p w:rsidR="00000000" w:rsidDel="00000000" w:rsidP="00000000" w:rsidRDefault="00000000" w:rsidRPr="00000000" w14:paraId="0000004A">
      <w:pPr>
        <w:numPr>
          <w:ilvl w:val="0"/>
          <w:numId w:val="4"/>
        </w:numPr>
        <w:ind w:left="720" w:hanging="360"/>
        <w:rPr>
          <w:rFonts w:ascii="Batang" w:cs="Batang" w:eastAsia="Batang" w:hAnsi="Batang"/>
          <w:u w:val="none"/>
        </w:rPr>
      </w:pPr>
      <w:r w:rsidDel="00000000" w:rsidR="00000000" w:rsidRPr="00000000">
        <w:rPr>
          <w:rFonts w:ascii="Batang" w:cs="Batang" w:eastAsia="Batang" w:hAnsi="Batang"/>
          <w:rtl w:val="0"/>
        </w:rPr>
        <w:t xml:space="preserve">저장한 경우에는 라이브러리에서 저장 내용을 확인할 수 있다.</w:t>
      </w:r>
      <w:r w:rsidDel="00000000" w:rsidR="00000000" w:rsidRPr="00000000">
        <w:rPr>
          <w:rtl w:val="0"/>
        </w:rPr>
      </w:r>
    </w:p>
    <w:p w:rsidR="00000000" w:rsidDel="00000000" w:rsidP="00000000" w:rsidRDefault="00000000" w:rsidRPr="00000000" w14:paraId="0000004B">
      <w:pPr>
        <w:rPr>
          <w:rFonts w:ascii="Batang" w:cs="Batang" w:eastAsia="Batang" w:hAnsi="Batang"/>
        </w:rPr>
      </w:pPr>
      <w:r w:rsidDel="00000000" w:rsidR="00000000" w:rsidRPr="00000000">
        <w:rPr>
          <w:rtl w:val="0"/>
        </w:rPr>
      </w:r>
    </w:p>
    <w:p w:rsidR="00000000" w:rsidDel="00000000" w:rsidP="00000000" w:rsidRDefault="00000000" w:rsidRPr="00000000" w14:paraId="0000004C">
      <w:pPr>
        <w:rPr>
          <w:rFonts w:ascii="Batang" w:cs="Batang" w:eastAsia="Batang" w:hAnsi="Batang"/>
        </w:rPr>
      </w:pPr>
      <w:r w:rsidDel="00000000" w:rsidR="00000000" w:rsidRPr="00000000">
        <w:rPr>
          <w:rtl w:val="0"/>
        </w:rPr>
      </w:r>
    </w:p>
    <w:p w:rsidR="00000000" w:rsidDel="00000000" w:rsidP="00000000" w:rsidRDefault="00000000" w:rsidRPr="00000000" w14:paraId="0000004D">
      <w:pPr>
        <w:pStyle w:val="Heading2"/>
        <w:rPr/>
      </w:pPr>
      <w:bookmarkStart w:colFirst="0" w:colLast="0" w:name="_jw9m455p3yoj" w:id="4"/>
      <w:bookmarkEnd w:id="4"/>
      <w:r w:rsidDel="00000000" w:rsidR="00000000" w:rsidRPr="00000000">
        <w:rPr>
          <w:rtl w:val="0"/>
        </w:rPr>
        <w:t xml:space="preserve">3. 요구사항 정의</w:t>
      </w:r>
    </w:p>
    <w:p w:rsidR="00000000" w:rsidDel="00000000" w:rsidP="00000000" w:rsidRDefault="00000000" w:rsidRPr="00000000" w14:paraId="0000004E">
      <w:pPr>
        <w:pStyle w:val="Heading3"/>
        <w:rPr/>
      </w:pPr>
      <w:bookmarkStart w:colFirst="0" w:colLast="0" w:name="_gerx4pi2zue6" w:id="5"/>
      <w:bookmarkEnd w:id="5"/>
      <w:r w:rsidDel="00000000" w:rsidR="00000000" w:rsidRPr="00000000">
        <w:rPr>
          <w:b w:val="1"/>
          <w:bCs w:val="1"/>
          <w:sz w:val="28"/>
          <w:szCs w:val="28"/>
          <w:rtl w:val="0"/>
        </w:rPr>
        <w:t xml:space="preserve">1) Use Case Diagram</w:t>
      </w:r>
      <w:r w:rsidDel="00000000" w:rsidR="00000000" w:rsidRPr="00000000">
        <w:rPr>
          <w:rtl w:val="0"/>
        </w:rPr>
      </w:r>
    </w:p>
    <w:p w:rsidR="00000000" w:rsidDel="00000000" w:rsidP="00000000" w:rsidRDefault="00000000" w:rsidRPr="00000000" w14:paraId="0000004F">
      <w:pPr>
        <w:rPr>
          <w:rFonts w:ascii="Times" w:cs="Times" w:eastAsia="Times" w:hAnsi="Times"/>
          <w:b w:val="1"/>
          <w:bCs w:val="1"/>
        </w:rPr>
      </w:pPr>
      <w:r w:rsidDel="00000000" w:rsidR="00000000" w:rsidRPr="00000000">
        <w:rPr>
          <w:rFonts w:ascii="Times" w:cs="Times" w:eastAsia="Times" w:hAnsi="Times"/>
          <w:b w:val="1"/>
          <w:bCs w:val="1"/>
        </w:rPr>
        <w:drawing>
          <wp:inline distB="114300" distT="114300" distL="114300" distR="114300">
            <wp:extent cx="5925600" cy="4089400"/>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25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“딸깍 리뷰”의 Use Case Diagram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spacing w:after="0" w:before="0" w:lineRule="auto"/>
        <w:rPr>
          <w:rFonts w:ascii="Batang" w:cs="Batang" w:eastAsia="Batang" w:hAnsi="Batang"/>
          <w:b w:val="1"/>
          <w:bCs w:val="1"/>
          <w:color w:val="000000"/>
          <w:sz w:val="22"/>
          <w:szCs w:val="22"/>
        </w:rPr>
      </w:pPr>
      <w:bookmarkStart w:colFirst="0" w:colLast="0" w:name="_cdt6mlmz5c2y" w:id="6"/>
      <w:bookmarkEnd w:id="6"/>
      <w:r w:rsidDel="00000000" w:rsidR="00000000" w:rsidRPr="00000000">
        <w:rPr>
          <w:rFonts w:ascii="Batang" w:cs="Batang" w:eastAsia="Batang" w:hAnsi="Batang"/>
          <w:b w:val="1"/>
          <w:bCs w:val="1"/>
          <w:color w:val="000000"/>
          <w:sz w:val="22"/>
          <w:szCs w:val="22"/>
          <w:rtl w:val="0"/>
        </w:rPr>
        <w:t xml:space="preserve">I) Actor</w:t>
      </w:r>
    </w:p>
    <w:p w:rsidR="00000000" w:rsidDel="00000000" w:rsidP="00000000" w:rsidRDefault="00000000" w:rsidRPr="00000000" w14:paraId="00000053">
      <w:pPr>
        <w:rPr>
          <w:rFonts w:ascii="Batang" w:cs="Batang" w:eastAsia="Batang" w:hAnsi="Batang"/>
        </w:rPr>
      </w:pPr>
      <w:r w:rsidDel="00000000" w:rsidR="00000000" w:rsidRPr="00000000">
        <w:rPr>
          <w:rFonts w:ascii="Batang" w:cs="Batang" w:eastAsia="Batang" w:hAnsi="Batang"/>
          <w:rtl w:val="0"/>
        </w:rPr>
        <w:t xml:space="preserve">Actor로는 User, User_Registered, AI) 가 존재한다.</w:t>
      </w:r>
    </w:p>
    <w:p w:rsidR="00000000" w:rsidDel="00000000" w:rsidP="00000000" w:rsidRDefault="00000000" w:rsidRPr="00000000" w14:paraId="00000054">
      <w:pPr>
        <w:rPr>
          <w:rFonts w:ascii="Batang" w:cs="Batang" w:eastAsia="Batang" w:hAnsi="Batang"/>
        </w:rPr>
      </w:pPr>
      <w:r w:rsidDel="00000000" w:rsidR="00000000" w:rsidRPr="00000000">
        <w:rPr>
          <w:rFonts w:ascii="Batang" w:cs="Batang" w:eastAsia="Batang" w:hAnsi="Batang"/>
          <w:rtl w:val="0"/>
        </w:rPr>
        <w:t xml:space="preserve">User는 로그인을 하지 않은 사용자를. User_Registered는 로그인을 한 사용자를 의미한다.</w:t>
      </w:r>
    </w:p>
    <w:p w:rsidR="00000000" w:rsidDel="00000000" w:rsidP="00000000" w:rsidRDefault="00000000" w:rsidRPr="00000000" w14:paraId="00000055">
      <w:pPr>
        <w:rPr>
          <w:rFonts w:ascii="Batang" w:cs="Batang" w:eastAsia="Batang" w:hAnsi="Batang"/>
        </w:rPr>
      </w:pPr>
      <w:r w:rsidDel="00000000" w:rsidR="00000000" w:rsidRPr="00000000">
        <w:rPr>
          <w:rFonts w:ascii="Batang" w:cs="Batang" w:eastAsia="Batang" w:hAnsi="Batang"/>
          <w:rtl w:val="0"/>
        </w:rPr>
        <w:t xml:space="preserve">AI는 리뷰를 분석하는 AI 모델을 의미한다.</w:t>
      </w:r>
    </w:p>
    <w:p w:rsidR="00000000" w:rsidDel="00000000" w:rsidP="00000000" w:rsidRDefault="00000000" w:rsidRPr="00000000" w14:paraId="00000056">
      <w:pPr>
        <w:rPr>
          <w:rFonts w:ascii="Batang" w:cs="Batang" w:eastAsia="Batang" w:hAnsi="Batang"/>
        </w:rPr>
      </w:pPr>
      <w:r w:rsidDel="00000000" w:rsidR="00000000" w:rsidRPr="00000000">
        <w:rPr>
          <w:rtl w:val="0"/>
        </w:rPr>
      </w:r>
    </w:p>
    <w:p w:rsidR="00000000" w:rsidDel="00000000" w:rsidP="00000000" w:rsidRDefault="00000000" w:rsidRPr="00000000" w14:paraId="00000057">
      <w:pPr>
        <w:pStyle w:val="Heading4"/>
        <w:spacing w:after="0" w:before="0" w:lineRule="auto"/>
        <w:rPr>
          <w:rFonts w:ascii="Batang" w:cs="Batang" w:eastAsia="Batang" w:hAnsi="Batang"/>
          <w:b w:val="1"/>
          <w:bCs w:val="1"/>
          <w:color w:val="000000"/>
          <w:sz w:val="22"/>
          <w:szCs w:val="22"/>
        </w:rPr>
      </w:pPr>
      <w:bookmarkStart w:colFirst="0" w:colLast="0" w:name="_ti4le8c5lfax" w:id="7"/>
      <w:bookmarkEnd w:id="7"/>
      <w:r w:rsidDel="00000000" w:rsidR="00000000" w:rsidRPr="00000000">
        <w:rPr>
          <w:rFonts w:ascii="Batang" w:cs="Batang" w:eastAsia="Batang" w:hAnsi="Batang"/>
          <w:b w:val="1"/>
          <w:bCs w:val="1"/>
          <w:color w:val="000000"/>
          <w:sz w:val="22"/>
          <w:szCs w:val="22"/>
          <w:rtl w:val="0"/>
        </w:rPr>
        <w:t xml:space="preserve">II) Actor와 Use Case 간의 관계</w:t>
      </w:r>
    </w:p>
    <w:p w:rsidR="00000000" w:rsidDel="00000000" w:rsidP="00000000" w:rsidRDefault="00000000" w:rsidRPr="00000000" w14:paraId="00000058">
      <w:pPr>
        <w:pStyle w:val="Heading5"/>
        <w:spacing w:after="0" w:before="0" w:lineRule="auto"/>
        <w:rPr>
          <w:rFonts w:ascii="Batang" w:cs="Batang" w:eastAsia="Batang" w:hAnsi="Batang"/>
          <w:b w:val="1"/>
          <w:bCs w:val="1"/>
          <w:color w:val="000000"/>
        </w:rPr>
      </w:pPr>
      <w:bookmarkStart w:colFirst="0" w:colLast="0" w:name="_83anuqntw587" w:id="8"/>
      <w:bookmarkEnd w:id="8"/>
      <w:r w:rsidDel="00000000" w:rsidR="00000000" w:rsidRPr="00000000">
        <w:rPr>
          <w:rFonts w:ascii="Batang" w:cs="Batang" w:eastAsia="Batang" w:hAnsi="Batang"/>
          <w:b w:val="1"/>
          <w:bCs w:val="1"/>
          <w:color w:val="000000"/>
          <w:rtl w:val="0"/>
        </w:rPr>
        <w:t xml:space="preserve">A) User</w:t>
      </w:r>
    </w:p>
    <w:p w:rsidR="00000000" w:rsidDel="00000000" w:rsidP="00000000" w:rsidRDefault="00000000" w:rsidRPr="00000000" w14:paraId="00000059">
      <w:pPr>
        <w:rPr>
          <w:rFonts w:ascii="Batang" w:cs="Batang" w:eastAsia="Batang" w:hAnsi="Batang"/>
        </w:rPr>
      </w:pPr>
      <w:r w:rsidDel="00000000" w:rsidR="00000000" w:rsidRPr="00000000">
        <w:rPr>
          <w:rFonts w:ascii="Batang" w:cs="Batang" w:eastAsia="Batang" w:hAnsi="Batang"/>
          <w:rtl w:val="0"/>
        </w:rPr>
        <w:t xml:space="preserve">User는 쿠팡 상품 URL과 Keyword 통해 </w:t>
      </w:r>
      <w:r w:rsidDel="00000000" w:rsidR="00000000" w:rsidRPr="00000000">
        <w:rPr>
          <w:rFonts w:ascii="Batang" w:cs="Batang" w:eastAsia="Batang" w:hAnsi="Batang"/>
          <w:b w:val="1"/>
          <w:bCs w:val="1"/>
          <w:rtl w:val="0"/>
        </w:rPr>
        <w:t xml:space="preserve">검색</w:t>
      </w:r>
      <w:r w:rsidDel="00000000" w:rsidR="00000000" w:rsidRPr="00000000">
        <w:rPr>
          <w:rFonts w:ascii="Batang" w:cs="Batang" w:eastAsia="Batang" w:hAnsi="Batang"/>
          <w:rtl w:val="0"/>
        </w:rPr>
        <w:t xml:space="preserve">을 수행한다.</w:t>
      </w:r>
    </w:p>
    <w:p w:rsidR="00000000" w:rsidDel="00000000" w:rsidP="00000000" w:rsidRDefault="00000000" w:rsidRPr="00000000" w14:paraId="0000005A">
      <w:pPr>
        <w:rPr>
          <w:rFonts w:ascii="Batang" w:cs="Batang" w:eastAsia="Batang" w:hAnsi="Batang"/>
        </w:rPr>
      </w:pPr>
      <w:r w:rsidDel="00000000" w:rsidR="00000000" w:rsidRPr="00000000">
        <w:rPr>
          <w:rFonts w:ascii="Batang" w:cs="Batang" w:eastAsia="Batang" w:hAnsi="Batang"/>
          <w:rtl w:val="0"/>
        </w:rPr>
        <w:t xml:space="preserve">User는 </w:t>
      </w:r>
      <w:r w:rsidDel="00000000" w:rsidR="00000000" w:rsidRPr="00000000">
        <w:rPr>
          <w:rFonts w:ascii="Batang" w:cs="Batang" w:eastAsia="Batang" w:hAnsi="Batang"/>
          <w:b w:val="1"/>
          <w:bCs w:val="1"/>
          <w:rtl w:val="0"/>
        </w:rPr>
        <w:t xml:space="preserve">추천 상품 조회</w:t>
      </w:r>
      <w:r w:rsidDel="00000000" w:rsidR="00000000" w:rsidRPr="00000000">
        <w:rPr>
          <w:rFonts w:ascii="Batang" w:cs="Batang" w:eastAsia="Batang" w:hAnsi="Batang"/>
          <w:rtl w:val="0"/>
        </w:rPr>
        <w:t xml:space="preserve">를 하기 전에 반드시 </w:t>
      </w:r>
      <w:r w:rsidDel="00000000" w:rsidR="00000000" w:rsidRPr="00000000">
        <w:rPr>
          <w:rFonts w:ascii="Batang" w:cs="Batang" w:eastAsia="Batang" w:hAnsi="Batang"/>
          <w:b w:val="1"/>
          <w:bCs w:val="1"/>
          <w:rtl w:val="0"/>
        </w:rPr>
        <w:t xml:space="preserve">검색</w:t>
      </w:r>
      <w:r w:rsidDel="00000000" w:rsidR="00000000" w:rsidRPr="00000000">
        <w:rPr>
          <w:rFonts w:ascii="Batang" w:cs="Batang" w:eastAsia="Batang" w:hAnsi="Batang"/>
          <w:rtl w:val="0"/>
        </w:rPr>
        <w:t xml:space="preserve">을 수행해야 한다.</w:t>
      </w:r>
    </w:p>
    <w:p w:rsidR="00000000" w:rsidDel="00000000" w:rsidP="00000000" w:rsidRDefault="00000000" w:rsidRPr="00000000" w14:paraId="0000005B">
      <w:pPr>
        <w:rPr>
          <w:rFonts w:ascii="Batang" w:cs="Batang" w:eastAsia="Batang" w:hAnsi="Batang"/>
        </w:rPr>
      </w:pPr>
      <w:r w:rsidDel="00000000" w:rsidR="00000000" w:rsidRPr="00000000">
        <w:rPr>
          <w:rtl w:val="0"/>
        </w:rPr>
      </w:r>
    </w:p>
    <w:p w:rsidR="00000000" w:rsidDel="00000000" w:rsidP="00000000" w:rsidRDefault="00000000" w:rsidRPr="00000000" w14:paraId="0000005C">
      <w:pPr>
        <w:pStyle w:val="Heading5"/>
        <w:spacing w:after="0" w:before="0" w:lineRule="auto"/>
        <w:rPr>
          <w:rFonts w:ascii="Batang" w:cs="Batang" w:eastAsia="Batang" w:hAnsi="Batang"/>
        </w:rPr>
      </w:pPr>
      <w:bookmarkStart w:colFirst="0" w:colLast="0" w:name="_8m12l8wr8mmt" w:id="9"/>
      <w:bookmarkEnd w:id="9"/>
      <w:r w:rsidDel="00000000" w:rsidR="00000000" w:rsidRPr="00000000">
        <w:rPr>
          <w:rFonts w:ascii="Batang" w:cs="Batang" w:eastAsia="Batang" w:hAnsi="Batang"/>
          <w:b w:val="1"/>
          <w:bCs w:val="1"/>
          <w:color w:val="000000"/>
          <w:rtl w:val="0"/>
        </w:rPr>
        <w:t xml:space="preserve">B) User_Registered</w:t>
      </w:r>
      <w:r w:rsidDel="00000000" w:rsidR="00000000" w:rsidRPr="00000000">
        <w:rPr>
          <w:rtl w:val="0"/>
        </w:rPr>
      </w:r>
    </w:p>
    <w:p w:rsidR="00000000" w:rsidDel="00000000" w:rsidP="00000000" w:rsidRDefault="00000000" w:rsidRPr="00000000" w14:paraId="0000005D">
      <w:pPr>
        <w:rPr>
          <w:rFonts w:ascii="Batang" w:cs="Batang" w:eastAsia="Batang" w:hAnsi="Batang"/>
        </w:rPr>
      </w:pPr>
      <w:r w:rsidDel="00000000" w:rsidR="00000000" w:rsidRPr="00000000">
        <w:rPr>
          <w:rFonts w:ascii="Batang" w:cs="Batang" w:eastAsia="Batang" w:hAnsi="Batang"/>
          <w:rtl w:val="0"/>
        </w:rPr>
        <w:t xml:space="preserve">User_Registered는 User는 사용할 수 없는 </w:t>
      </w:r>
      <w:r w:rsidDel="00000000" w:rsidR="00000000" w:rsidRPr="00000000">
        <w:rPr>
          <w:rFonts w:ascii="Batang" w:cs="Batang" w:eastAsia="Batang" w:hAnsi="Batang"/>
          <w:b w:val="1"/>
          <w:bCs w:val="1"/>
          <w:rtl w:val="0"/>
        </w:rPr>
        <w:t xml:space="preserve">저장</w:t>
      </w:r>
      <w:r w:rsidDel="00000000" w:rsidR="00000000" w:rsidRPr="00000000">
        <w:rPr>
          <w:rFonts w:ascii="Batang" w:cs="Batang" w:eastAsia="Batang" w:hAnsi="Batang"/>
          <w:rtl w:val="0"/>
        </w:rPr>
        <w:t xml:space="preserve">과 </w:t>
      </w:r>
      <w:r w:rsidDel="00000000" w:rsidR="00000000" w:rsidRPr="00000000">
        <w:rPr>
          <w:rFonts w:ascii="Batang" w:cs="Batang" w:eastAsia="Batang" w:hAnsi="Batang"/>
          <w:b w:val="1"/>
          <w:bCs w:val="1"/>
          <w:rtl w:val="0"/>
        </w:rPr>
        <w:t xml:space="preserve">저장목록조회</w:t>
      </w:r>
      <w:r w:rsidDel="00000000" w:rsidR="00000000" w:rsidRPr="00000000">
        <w:rPr>
          <w:rFonts w:ascii="Batang" w:cs="Batang" w:eastAsia="Batang" w:hAnsi="Batang"/>
          <w:rtl w:val="0"/>
        </w:rPr>
        <w:t xml:space="preserve">를 사용할 수 있다.</w:t>
      </w:r>
    </w:p>
    <w:p w:rsidR="00000000" w:rsidDel="00000000" w:rsidP="00000000" w:rsidRDefault="00000000" w:rsidRPr="00000000" w14:paraId="0000005E">
      <w:pPr>
        <w:rPr>
          <w:rFonts w:ascii="Batang" w:cs="Batang" w:eastAsia="Batang" w:hAnsi="Batang"/>
        </w:rPr>
      </w:pPr>
      <w:r w:rsidDel="00000000" w:rsidR="00000000" w:rsidRPr="00000000">
        <w:rPr>
          <w:rFonts w:ascii="Batang" w:cs="Batang" w:eastAsia="Batang" w:hAnsi="Batang"/>
          <w:b w:val="1"/>
          <w:bCs w:val="1"/>
          <w:rtl w:val="0"/>
        </w:rPr>
        <w:t xml:space="preserve">저장목록조회</w:t>
      </w:r>
      <w:r w:rsidDel="00000000" w:rsidR="00000000" w:rsidRPr="00000000">
        <w:rPr>
          <w:rFonts w:ascii="Batang" w:cs="Batang" w:eastAsia="Batang" w:hAnsi="Batang"/>
          <w:rtl w:val="0"/>
        </w:rPr>
        <w:t xml:space="preserve">를 하기 전에 반드시 </w:t>
      </w:r>
      <w:r w:rsidDel="00000000" w:rsidR="00000000" w:rsidRPr="00000000">
        <w:rPr>
          <w:rFonts w:ascii="Batang" w:cs="Batang" w:eastAsia="Batang" w:hAnsi="Batang"/>
          <w:b w:val="1"/>
          <w:bCs w:val="1"/>
          <w:rtl w:val="0"/>
        </w:rPr>
        <w:t xml:space="preserve">저장</w:t>
      </w:r>
      <w:r w:rsidDel="00000000" w:rsidR="00000000" w:rsidRPr="00000000">
        <w:rPr>
          <w:rFonts w:ascii="Batang" w:cs="Batang" w:eastAsia="Batang" w:hAnsi="Batang"/>
          <w:rtl w:val="0"/>
        </w:rPr>
        <w:t xml:space="preserve">을 수행해야 한다.</w:t>
      </w:r>
    </w:p>
    <w:p w:rsidR="00000000" w:rsidDel="00000000" w:rsidP="00000000" w:rsidRDefault="00000000" w:rsidRPr="00000000" w14:paraId="0000005F">
      <w:pPr>
        <w:rPr>
          <w:rFonts w:ascii="Batang" w:cs="Batang" w:eastAsia="Batang" w:hAnsi="Batang"/>
        </w:rPr>
      </w:pPr>
      <w:r w:rsidDel="00000000" w:rsidR="00000000" w:rsidRPr="00000000">
        <w:rPr>
          <w:rFonts w:ascii="Batang" w:cs="Batang" w:eastAsia="Batang" w:hAnsi="Batang"/>
          <w:b w:val="1"/>
          <w:bCs w:val="1"/>
          <w:rtl w:val="0"/>
        </w:rPr>
        <w:t xml:space="preserve">검색</w:t>
      </w:r>
      <w:r w:rsidDel="00000000" w:rsidR="00000000" w:rsidRPr="00000000">
        <w:rPr>
          <w:rFonts w:ascii="Batang" w:cs="Batang" w:eastAsia="Batang" w:hAnsi="Batang"/>
          <w:rtl w:val="0"/>
        </w:rPr>
        <w:t xml:space="preserve">을 수행한 후 선택에 따라 </w:t>
      </w:r>
      <w:r w:rsidDel="00000000" w:rsidR="00000000" w:rsidRPr="00000000">
        <w:rPr>
          <w:rFonts w:ascii="Batang" w:cs="Batang" w:eastAsia="Batang" w:hAnsi="Batang"/>
          <w:b w:val="1"/>
          <w:bCs w:val="1"/>
          <w:rtl w:val="0"/>
        </w:rPr>
        <w:t xml:space="preserve">저장</w:t>
      </w:r>
      <w:r w:rsidDel="00000000" w:rsidR="00000000" w:rsidRPr="00000000">
        <w:rPr>
          <w:rFonts w:ascii="Batang" w:cs="Batang" w:eastAsia="Batang" w:hAnsi="Batang"/>
          <w:rtl w:val="0"/>
        </w:rPr>
        <w:t xml:space="preserve">을 수행할 수 있다.</w:t>
      </w:r>
    </w:p>
    <w:p w:rsidR="00000000" w:rsidDel="00000000" w:rsidP="00000000" w:rsidRDefault="00000000" w:rsidRPr="00000000" w14:paraId="00000060">
      <w:pPr>
        <w:rPr>
          <w:rFonts w:ascii="Batang" w:cs="Batang" w:eastAsia="Batang" w:hAnsi="Batang"/>
        </w:rPr>
      </w:pPr>
      <w:r w:rsidDel="00000000" w:rsidR="00000000" w:rsidRPr="00000000">
        <w:rPr>
          <w:rtl w:val="0"/>
        </w:rPr>
      </w:r>
    </w:p>
    <w:p w:rsidR="00000000" w:rsidDel="00000000" w:rsidP="00000000" w:rsidRDefault="00000000" w:rsidRPr="00000000" w14:paraId="00000061">
      <w:pPr>
        <w:pStyle w:val="Heading5"/>
        <w:spacing w:after="0" w:before="0" w:lineRule="auto"/>
        <w:rPr>
          <w:rFonts w:ascii="Batang" w:cs="Batang" w:eastAsia="Batang" w:hAnsi="Batang"/>
          <w:b w:val="1"/>
          <w:bCs w:val="1"/>
          <w:color w:val="000000"/>
        </w:rPr>
      </w:pPr>
      <w:bookmarkStart w:colFirst="0" w:colLast="0" w:name="_gdtkht7vty7f" w:id="10"/>
      <w:bookmarkEnd w:id="10"/>
      <w:r w:rsidDel="00000000" w:rsidR="00000000" w:rsidRPr="00000000">
        <w:rPr>
          <w:rFonts w:ascii="Batang" w:cs="Batang" w:eastAsia="Batang" w:hAnsi="Batang"/>
          <w:b w:val="1"/>
          <w:bCs w:val="1"/>
          <w:color w:val="000000"/>
          <w:rtl w:val="0"/>
        </w:rPr>
        <w:t xml:space="preserve">C) AI</w:t>
      </w:r>
    </w:p>
    <w:p w:rsidR="00000000" w:rsidDel="00000000" w:rsidP="00000000" w:rsidRDefault="00000000" w:rsidRPr="00000000" w14:paraId="00000062">
      <w:pPr>
        <w:rPr>
          <w:rFonts w:ascii="Batang" w:cs="Batang" w:eastAsia="Batang" w:hAnsi="Batang"/>
        </w:rPr>
      </w:pPr>
      <w:r w:rsidDel="00000000" w:rsidR="00000000" w:rsidRPr="00000000">
        <w:rPr>
          <w:rFonts w:ascii="Batang" w:cs="Batang" w:eastAsia="Batang" w:hAnsi="Batang"/>
          <w:rtl w:val="0"/>
        </w:rPr>
        <w:t xml:space="preserve">AI는 </w:t>
      </w:r>
      <w:r w:rsidDel="00000000" w:rsidR="00000000" w:rsidRPr="00000000">
        <w:rPr>
          <w:rFonts w:ascii="Batang" w:cs="Batang" w:eastAsia="Batang" w:hAnsi="Batang"/>
          <w:b w:val="1"/>
          <w:bCs w:val="1"/>
          <w:rtl w:val="0"/>
        </w:rPr>
        <w:t xml:space="preserve">리뷰 분석 및 요약</w:t>
      </w:r>
      <w:r w:rsidDel="00000000" w:rsidR="00000000" w:rsidRPr="00000000">
        <w:rPr>
          <w:rFonts w:ascii="Batang" w:cs="Batang" w:eastAsia="Batang" w:hAnsi="Batang"/>
          <w:rtl w:val="0"/>
        </w:rPr>
        <w:t xml:space="preserve">과 </w:t>
      </w:r>
      <w:r w:rsidDel="00000000" w:rsidR="00000000" w:rsidRPr="00000000">
        <w:rPr>
          <w:rFonts w:ascii="Batang" w:cs="Batang" w:eastAsia="Batang" w:hAnsi="Batang"/>
          <w:b w:val="1"/>
          <w:bCs w:val="1"/>
          <w:rtl w:val="0"/>
        </w:rPr>
        <w:t xml:space="preserve">상품추천</w:t>
      </w:r>
      <w:r w:rsidDel="00000000" w:rsidR="00000000" w:rsidRPr="00000000">
        <w:rPr>
          <w:rFonts w:ascii="Batang" w:cs="Batang" w:eastAsia="Batang" w:hAnsi="Batang"/>
          <w:rtl w:val="0"/>
        </w:rPr>
        <w:t xml:space="preserve">을 할 수 있다.</w:t>
      </w:r>
    </w:p>
    <w:p w:rsidR="00000000" w:rsidDel="00000000" w:rsidP="00000000" w:rsidRDefault="00000000" w:rsidRPr="00000000" w14:paraId="00000063">
      <w:pPr>
        <w:rPr>
          <w:rFonts w:ascii="Batang" w:cs="Batang" w:eastAsia="Batang" w:hAnsi="Batang"/>
        </w:rPr>
      </w:pPr>
      <w:r w:rsidDel="00000000" w:rsidR="00000000" w:rsidRPr="00000000">
        <w:rPr>
          <w:rFonts w:ascii="Batang" w:cs="Batang" w:eastAsia="Batang" w:hAnsi="Batang"/>
          <w:b w:val="1"/>
          <w:bCs w:val="1"/>
          <w:rtl w:val="0"/>
        </w:rPr>
        <w:t xml:space="preserve">상품추천</w:t>
      </w:r>
      <w:r w:rsidDel="00000000" w:rsidR="00000000" w:rsidRPr="00000000">
        <w:rPr>
          <w:rFonts w:ascii="Batang" w:cs="Batang" w:eastAsia="Batang" w:hAnsi="Batang"/>
          <w:rtl w:val="0"/>
        </w:rPr>
        <w:t xml:space="preserve">을 하기 전에 반드시 </w:t>
      </w:r>
      <w:r w:rsidDel="00000000" w:rsidR="00000000" w:rsidRPr="00000000">
        <w:rPr>
          <w:rFonts w:ascii="Batang" w:cs="Batang" w:eastAsia="Batang" w:hAnsi="Batang"/>
          <w:b w:val="1"/>
          <w:bCs w:val="1"/>
          <w:rtl w:val="0"/>
        </w:rPr>
        <w:t xml:space="preserve">리뷰 분석 및 요약</w:t>
      </w:r>
      <w:r w:rsidDel="00000000" w:rsidR="00000000" w:rsidRPr="00000000">
        <w:rPr>
          <w:rFonts w:ascii="Batang" w:cs="Batang" w:eastAsia="Batang" w:hAnsi="Batang"/>
          <w:rtl w:val="0"/>
        </w:rPr>
        <w:t xml:space="preserve">을 수행해야 한다.</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rFonts w:ascii="Times" w:cs="Times" w:eastAsia="Times" w:hAnsi="Times"/>
          <w:b w:val="1"/>
          <w:bCs w:val="1"/>
        </w:rPr>
        <w:sectPr>
          <w:pgSz w:h="16838" w:w="11906" w:orient="portrait"/>
          <w:pgMar w:bottom="283.46456692913387" w:top="283.46456692913387" w:left="283.46456692913387" w:right="283.46456692913387" w:header="720" w:footer="720"/>
          <w:pgNumType w:start="1"/>
        </w:sectPr>
      </w:pPr>
      <w:bookmarkStart w:colFirst="0" w:colLast="0" w:name="_w1ehpha48kw1" w:id="11"/>
      <w:bookmarkEnd w:id="11"/>
      <w:r w:rsidDel="00000000" w:rsidR="00000000" w:rsidRPr="00000000">
        <w:rPr>
          <w:b w:val="1"/>
          <w:bCs w:val="1"/>
          <w:sz w:val="28"/>
          <w:szCs w:val="28"/>
          <w:rtl w:val="0"/>
        </w:rPr>
        <w:t xml:space="preserve">2) Use case document</w:t>
      </w:r>
      <w:r w:rsidDel="00000000" w:rsidR="00000000" w:rsidRPr="00000000">
        <w:rPr>
          <w:rtl w:val="0"/>
        </w:rPr>
      </w:r>
    </w:p>
    <w:p w:rsidR="00000000" w:rsidDel="00000000" w:rsidP="00000000" w:rsidRDefault="00000000" w:rsidRPr="00000000" w14:paraId="00000066">
      <w:pPr>
        <w:pStyle w:val="Heading3"/>
        <w:rPr>
          <w:rFonts w:ascii="Times" w:cs="Times" w:eastAsia="Times" w:hAnsi="Times"/>
          <w:b w:val="1"/>
          <w:bCs w:val="1"/>
        </w:rPr>
      </w:pPr>
      <w:bookmarkStart w:colFirst="0" w:colLast="0" w:name="_u1yeqi8iy86b" w:id="12"/>
      <w:bookmarkEnd w:id="12"/>
      <w:r w:rsidDel="00000000" w:rsidR="00000000" w:rsidRPr="00000000">
        <w:rPr>
          <w:rtl w:val="0"/>
        </w:rPr>
      </w:r>
    </w:p>
    <w:tbl>
      <w:tblPr>
        <w:tblStyle w:val="Table1"/>
        <w:tblW w:w="11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05"/>
        <w:tblGridChange w:id="0">
          <w:tblGrid>
            <w:gridCol w:w="1905"/>
            <w:gridCol w:w="940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검색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키워드 중심 분석을 원하는 상품에 대한 검색을 수행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유효한 상품 URL 입력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w:cs="Times" w:eastAsia="Times" w:hAnsi="Times"/>
              </w:rPr>
            </w:pPr>
            <w:r w:rsidDel="00000000" w:rsidR="00000000" w:rsidRPr="00000000">
              <w:rPr>
                <w:rFonts w:ascii="Times" w:cs="Times" w:eastAsia="Times" w:hAnsi="Times"/>
                <w:rtl w:val="0"/>
              </w:rPr>
              <w:t xml:space="preserve">검색 결과를 출력</w:t>
            </w:r>
          </w:p>
        </w:tc>
      </w:tr>
    </w:tbl>
    <w:p w:rsidR="00000000" w:rsidDel="00000000" w:rsidP="00000000" w:rsidRDefault="00000000" w:rsidRPr="00000000" w14:paraId="00000071">
      <w:pPr>
        <w:rPr>
          <w:rFonts w:ascii="Times" w:cs="Times" w:eastAsia="Times" w:hAnsi="Times"/>
        </w:rPr>
      </w:pPr>
      <w:r w:rsidDel="00000000" w:rsidR="00000000" w:rsidRPr="00000000">
        <w:rPr>
          <w:rtl w:val="0"/>
        </w:rPr>
      </w:r>
    </w:p>
    <w:tbl>
      <w:tblPr>
        <w:tblStyle w:val="Table2"/>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상품의 URL 및 키워드 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입력된 URL에 접속 시도 및 접속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리뷰 페이지에서 리뷰 데이터 크롤링 및 스크래핑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w:cs="Times" w:eastAsia="Times" w:hAnsi="Times"/>
              </w:rPr>
            </w:pPr>
            <w:r w:rsidDel="00000000" w:rsidR="00000000" w:rsidRPr="00000000">
              <w:rPr>
                <w:rFonts w:ascii="Times" w:cs="Times" w:eastAsia="Times" w:hAnsi="Times"/>
                <w:rtl w:val="0"/>
              </w:rPr>
              <w:t xml:space="preserve">1.3. 스크래핑한 내용을 파일로 저장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w:cs="Times" w:eastAsia="Times" w:hAnsi="Times"/>
              </w:rPr>
            </w:pPr>
            <w:r w:rsidDel="00000000" w:rsidR="00000000" w:rsidRPr="00000000">
              <w:rPr>
                <w:rFonts w:ascii="Times" w:cs="Times" w:eastAsia="Times" w:hAnsi="Times"/>
                <w:rtl w:val="0"/>
              </w:rPr>
              <w:t xml:space="preserve">2. 분석 결과 확인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80">
      <w:pPr>
        <w:rPr>
          <w:rFonts w:ascii="Times" w:cs="Times" w:eastAsia="Times" w:hAnsi="Times"/>
        </w:rPr>
      </w:pPr>
      <w:r w:rsidDel="00000000" w:rsidR="00000000" w:rsidRPr="00000000">
        <w:rPr>
          <w:rtl w:val="0"/>
        </w:rPr>
      </w:r>
    </w:p>
    <w:tbl>
      <w:tblPr>
        <w:tblStyle w:val="Table3"/>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잘못된 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w:cs="Times" w:eastAsia="Times" w:hAnsi="Times"/>
              </w:rPr>
            </w:pPr>
            <w:r w:rsidDel="00000000" w:rsidR="00000000" w:rsidRPr="00000000">
              <w:rPr>
                <w:rFonts w:ascii="Times" w:cs="Times" w:eastAsia="Times" w:hAnsi="Times"/>
                <w:rtl w:val="0"/>
              </w:rPr>
              <w:t xml:space="preserve">1.1.a. 접속 실패 시 오류 메세지 출력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오류 메시지 확인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8B">
      <w:pPr>
        <w:rPr>
          <w:rFonts w:ascii="Times" w:cs="Times" w:eastAsia="Times" w:hAnsi="Times"/>
        </w:rPr>
      </w:pPr>
      <w:r w:rsidDel="00000000" w:rsidR="00000000" w:rsidRPr="00000000">
        <w:rPr>
          <w:rtl w:val="0"/>
        </w:rPr>
      </w:r>
    </w:p>
    <w:p w:rsidR="00000000" w:rsidDel="00000000" w:rsidP="00000000" w:rsidRDefault="00000000" w:rsidRPr="00000000" w14:paraId="0000008C">
      <w:pPr>
        <w:rPr>
          <w:rFonts w:ascii="Times" w:cs="Times" w:eastAsia="Times" w:hAnsi="Times"/>
          <w:b w:val="1"/>
          <w:bCs w:val="1"/>
        </w:rPr>
      </w:pPr>
      <w:r w:rsidDel="00000000" w:rsidR="00000000" w:rsidRPr="00000000">
        <w:rPr>
          <w:rtl w:val="0"/>
        </w:rPr>
      </w:r>
    </w:p>
    <w:tbl>
      <w:tblPr>
        <w:tblStyle w:val="Table4"/>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20"/>
        <w:tblGridChange w:id="0">
          <w:tblGrid>
            <w:gridCol w:w="1905"/>
            <w:gridCol w:w="942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추천상품조회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요청 시 검색한 제품과 유사한 제품을 추천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8"/>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사용자의 검색 및 분석 결과 출력 완료</w:t>
            </w:r>
          </w:p>
          <w:p w:rsidR="00000000" w:rsidDel="00000000" w:rsidP="00000000" w:rsidRDefault="00000000" w:rsidRPr="00000000" w14:paraId="00000095">
            <w:pPr>
              <w:widowControl w:val="0"/>
              <w:numPr>
                <w:ilvl w:val="0"/>
                <w:numId w:val="8"/>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검색한 상품과 유사한 상품 탐색 및 분석, 요약 완료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w:cs="Times" w:eastAsia="Times" w:hAnsi="Times"/>
              </w:rPr>
            </w:pPr>
            <w:r w:rsidDel="00000000" w:rsidR="00000000" w:rsidRPr="00000000">
              <w:rPr>
                <w:rFonts w:ascii="Times" w:cs="Times" w:eastAsia="Times" w:hAnsi="Times"/>
                <w:rtl w:val="0"/>
              </w:rPr>
              <w:t xml:space="preserve">추천상품 데이터를 개인 라이브러리에 저장 가능</w:t>
            </w:r>
          </w:p>
        </w:tc>
      </w:tr>
    </w:tbl>
    <w:p w:rsidR="00000000" w:rsidDel="00000000" w:rsidP="00000000" w:rsidRDefault="00000000" w:rsidRPr="00000000" w14:paraId="00000098">
      <w:pPr>
        <w:rPr>
          <w:rFonts w:ascii="Times" w:cs="Times" w:eastAsia="Times" w:hAnsi="Times"/>
        </w:rPr>
      </w:pPr>
      <w:r w:rsidDel="00000000" w:rsidR="00000000" w:rsidRPr="00000000">
        <w:rPr>
          <w:rtl w:val="0"/>
        </w:rPr>
      </w:r>
    </w:p>
    <w:tbl>
      <w:tblPr>
        <w:tblStyle w:val="Table5"/>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추천상품조회 요청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720" w:hanging="36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유사한 상품의 분석된 결과를 출력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720" w:hanging="36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사용자 유형 확인 및 저장 활성화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추천상품조회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A5">
      <w:pPr>
        <w:rPr>
          <w:rFonts w:ascii="Times" w:cs="Times" w:eastAsia="Times" w:hAnsi="Times"/>
        </w:rPr>
      </w:pPr>
      <w:r w:rsidDel="00000000" w:rsidR="00000000" w:rsidRPr="00000000">
        <w:rPr>
          <w:rtl w:val="0"/>
        </w:rPr>
      </w:r>
    </w:p>
    <w:p w:rsidR="00000000" w:rsidDel="00000000" w:rsidP="00000000" w:rsidRDefault="00000000" w:rsidRPr="00000000" w14:paraId="000000A6">
      <w:pPr>
        <w:rPr>
          <w:rFonts w:ascii="Batang" w:cs="Batang" w:eastAsia="Batang" w:hAnsi="Batang"/>
        </w:rPr>
      </w:pPr>
      <w:r w:rsidDel="00000000" w:rsidR="00000000" w:rsidRPr="00000000">
        <w:rPr>
          <w:rtl w:val="0"/>
        </w:rPr>
      </w:r>
    </w:p>
    <w:p w:rsidR="00000000" w:rsidDel="00000000" w:rsidP="00000000" w:rsidRDefault="00000000" w:rsidRPr="00000000" w14:paraId="000000A7">
      <w:pPr>
        <w:rPr>
          <w:rFonts w:ascii="Times" w:cs="Times" w:eastAsia="Times" w:hAnsi="Times"/>
          <w:b w:val="1"/>
          <w:bCs w:val="1"/>
        </w:rPr>
      </w:pPr>
      <w:r w:rsidDel="00000000" w:rsidR="00000000" w:rsidRPr="00000000">
        <w:rPr>
          <w:rtl w:val="0"/>
        </w:rPr>
      </w:r>
    </w:p>
    <w:tbl>
      <w:tblPr>
        <w:tblStyle w:val="Table6"/>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20"/>
        <w:tblGridChange w:id="0">
          <w:tblGrid>
            <w:gridCol w:w="1905"/>
            <w:gridCol w:w="942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회원가입 및 로그인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w:cs="Times" w:eastAsia="Times" w:hAnsi="Times"/>
              </w:rPr>
            </w:pPr>
            <w:r w:rsidDel="00000000" w:rsidR="00000000" w:rsidRPr="00000000">
              <w:rPr>
                <w:rFonts w:ascii="Times" w:cs="Times" w:eastAsia="Times" w:hAnsi="Times"/>
                <w:rtl w:val="0"/>
              </w:rPr>
              <w:t xml:space="preserve">검색 결과의 저장을 위한 회원가입과 로그인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w:cs="Times" w:eastAsia="Times" w:hAnsi="Times"/>
              </w:rPr>
            </w:pPr>
            <w:r w:rsidDel="00000000" w:rsidR="00000000" w:rsidRPr="00000000">
              <w:rPr>
                <w:rFonts w:ascii="Times" w:cs="Times" w:eastAsia="Times" w:hAnsi="Times"/>
                <w:rtl w:val="0"/>
              </w:rPr>
              <w:t xml:space="preserve">없음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w:cs="Times" w:eastAsia="Times" w:hAnsi="Times"/>
              </w:rPr>
            </w:pPr>
            <w:r w:rsidDel="00000000" w:rsidR="00000000" w:rsidRPr="00000000">
              <w:rPr>
                <w:rFonts w:ascii="Times" w:cs="Times" w:eastAsia="Times" w:hAnsi="Times"/>
                <w:rtl w:val="0"/>
              </w:rPr>
              <w:t xml:space="preserve">회원정보 데이터베이스에 해당 회원 등록</w:t>
            </w:r>
          </w:p>
        </w:tc>
      </w:tr>
    </w:tbl>
    <w:p w:rsidR="00000000" w:rsidDel="00000000" w:rsidP="00000000" w:rsidRDefault="00000000" w:rsidRPr="00000000" w14:paraId="000000B2">
      <w:pPr>
        <w:rPr>
          <w:rFonts w:ascii="Times" w:cs="Times" w:eastAsia="Times" w:hAnsi="Times"/>
        </w:rPr>
      </w:pPr>
      <w:r w:rsidDel="00000000" w:rsidR="00000000" w:rsidRPr="00000000">
        <w:rPr>
          <w:rtl w:val="0"/>
        </w:rPr>
      </w:r>
    </w:p>
    <w:tbl>
      <w:tblPr>
        <w:tblStyle w:val="Table7"/>
        <w:tblpPr w:leftFromText="180" w:rightFromText="180" w:topFromText="180" w:bottomFromText="180" w:vertAnchor="text" w:horzAnchor="text" w:tblpX="0" w:tblpY="0"/>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940"/>
        <w:tblGridChange w:id="0">
          <w:tblGrid>
            <w:gridCol w:w="5385"/>
            <w:gridCol w:w="5940"/>
          </w:tblGrid>
        </w:tblGridChange>
      </w:tblGrid>
      <w:tr>
        <w:trPr>
          <w:cantSplit w:val="0"/>
          <w:trHeight w:val="420" w:hRule="atLeast"/>
          <w:tblHeader w:val="0"/>
        </w:trPr>
        <w:tc>
          <w:tcPr>
            <w:gridSpan w:val="2"/>
          </w:tcPr>
          <w:p w:rsidR="00000000" w:rsidDel="00000000" w:rsidP="00000000" w:rsidRDefault="00000000" w:rsidRPr="00000000" w14:paraId="000000B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0B5">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0B6">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B7">
            <w:pPr>
              <w:widowControl w:val="0"/>
              <w:spacing w:line="240" w:lineRule="auto"/>
              <w:rPr>
                <w:rFonts w:ascii="Times" w:cs="Times" w:eastAsia="Times" w:hAnsi="Times"/>
              </w:rPr>
            </w:pPr>
            <w:r w:rsidDel="00000000" w:rsidR="00000000" w:rsidRPr="00000000">
              <w:rPr>
                <w:rFonts w:ascii="Times" w:cs="Times" w:eastAsia="Times" w:hAnsi="Times"/>
                <w:rtl w:val="0"/>
              </w:rPr>
              <w:t xml:space="preserve">1. 회원가입 요청</w:t>
            </w:r>
          </w:p>
        </w:tc>
        <w:tc>
          <w:tcPr/>
          <w:p w:rsidR="00000000" w:rsidDel="00000000" w:rsidP="00000000" w:rsidRDefault="00000000" w:rsidRPr="00000000" w14:paraId="000000B8">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B9">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아이디 입력</w:t>
            </w:r>
          </w:p>
        </w:tc>
        <w:tc>
          <w:tcPr/>
          <w:p w:rsidR="00000000" w:rsidDel="00000000" w:rsidP="00000000" w:rsidRDefault="00000000" w:rsidRPr="00000000" w14:paraId="000000BA">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BB">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BC">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회원정보 데이터베이스에서 해당 회원 정보 조회</w:t>
            </w:r>
          </w:p>
        </w:tc>
      </w:tr>
      <w:tr>
        <w:trPr>
          <w:cantSplit w:val="0"/>
          <w:tblHeader w:val="0"/>
        </w:trPr>
        <w:tc>
          <w:tcPr/>
          <w:p w:rsidR="00000000" w:rsidDel="00000000" w:rsidP="00000000" w:rsidRDefault="00000000" w:rsidRPr="00000000" w14:paraId="000000BD">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BE">
            <w:pPr>
              <w:widowControl w:val="0"/>
              <w:spacing w:line="240" w:lineRule="auto"/>
              <w:rPr>
                <w:rFonts w:ascii="Times" w:cs="Times" w:eastAsia="Times" w:hAnsi="Times"/>
              </w:rPr>
            </w:pPr>
            <w:r w:rsidDel="00000000" w:rsidR="00000000" w:rsidRPr="00000000">
              <w:rPr>
                <w:rFonts w:ascii="Times" w:cs="Times" w:eastAsia="Times" w:hAnsi="Times"/>
                <w:rtl w:val="0"/>
              </w:rPr>
              <w:t xml:space="preserve">2.2. 회원가입 가능 여부 검증</w:t>
            </w:r>
          </w:p>
        </w:tc>
      </w:tr>
      <w:tr>
        <w:trPr>
          <w:cantSplit w:val="0"/>
          <w:tblHeader w:val="0"/>
        </w:trPr>
        <w:tc>
          <w:tcPr/>
          <w:p w:rsidR="00000000" w:rsidDel="00000000" w:rsidP="00000000" w:rsidRDefault="00000000" w:rsidRPr="00000000" w14:paraId="000000BF">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C0">
            <w:pPr>
              <w:widowControl w:val="0"/>
              <w:spacing w:line="240" w:lineRule="auto"/>
              <w:rPr>
                <w:rFonts w:ascii="Times" w:cs="Times" w:eastAsia="Times" w:hAnsi="Times"/>
              </w:rPr>
            </w:pPr>
            <w:r w:rsidDel="00000000" w:rsidR="00000000" w:rsidRPr="00000000">
              <w:rPr>
                <w:rFonts w:ascii="Times" w:cs="Times" w:eastAsia="Times" w:hAnsi="Times"/>
                <w:rtl w:val="0"/>
              </w:rPr>
              <w:t xml:space="preserve">2.3. 해당 회원정보를 데이터베이스에 저장 </w:t>
            </w:r>
          </w:p>
        </w:tc>
      </w:tr>
      <w:tr>
        <w:trPr>
          <w:cantSplit w:val="0"/>
          <w:tblHeader w:val="0"/>
        </w:trPr>
        <w:tc>
          <w:tcPr/>
          <w:p w:rsidR="00000000" w:rsidDel="00000000" w:rsidP="00000000" w:rsidRDefault="00000000" w:rsidRPr="00000000" w14:paraId="000000C1">
            <w:pPr>
              <w:widowControl w:val="0"/>
              <w:spacing w:line="240" w:lineRule="auto"/>
              <w:rPr>
                <w:rFonts w:ascii="Times" w:cs="Times" w:eastAsia="Times" w:hAnsi="Times"/>
              </w:rPr>
            </w:pPr>
            <w:r w:rsidDel="00000000" w:rsidR="00000000" w:rsidRPr="00000000">
              <w:rPr>
                <w:rFonts w:ascii="Times" w:cs="Times" w:eastAsia="Times" w:hAnsi="Times"/>
                <w:rtl w:val="0"/>
              </w:rPr>
              <w:t xml:space="preserve">3. 회원가입 성공</w:t>
            </w:r>
          </w:p>
        </w:tc>
        <w:tc>
          <w:tcPr/>
          <w:p w:rsidR="00000000" w:rsidDel="00000000" w:rsidP="00000000" w:rsidRDefault="00000000" w:rsidRPr="00000000" w14:paraId="000000C2">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C3">
      <w:pPr>
        <w:rPr>
          <w:rFonts w:ascii="Times" w:cs="Times" w:eastAsia="Times" w:hAnsi="Times"/>
        </w:rPr>
      </w:pPr>
      <w:r w:rsidDel="00000000" w:rsidR="00000000" w:rsidRPr="00000000">
        <w:rPr>
          <w:rtl w:val="0"/>
        </w:rPr>
      </w:r>
    </w:p>
    <w:tbl>
      <w:tblPr>
        <w:tblStyle w:val="Table8"/>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w:cs="Times" w:eastAsia="Times" w:hAnsi="Times"/>
              </w:rPr>
            </w:pPr>
            <w:r w:rsidDel="00000000" w:rsidR="00000000" w:rsidRPr="00000000">
              <w:rPr>
                <w:rFonts w:ascii="Times" w:cs="Times" w:eastAsia="Times" w:hAnsi="Times"/>
                <w:rtl w:val="0"/>
              </w:rPr>
              <w:t xml:space="preserve">2.2.a. 해당 회원 정보가 데이터베이스에 이미 존재하면 오류 메세지 출력 및 로그인 실패</w:t>
            </w:r>
          </w:p>
        </w:tc>
      </w:tr>
    </w:tbl>
    <w:p w:rsidR="00000000" w:rsidDel="00000000" w:rsidP="00000000" w:rsidRDefault="00000000" w:rsidRPr="00000000" w14:paraId="000000CA">
      <w:pPr>
        <w:rPr>
          <w:rFonts w:ascii="Times" w:cs="Times" w:eastAsia="Times" w:hAnsi="Times"/>
        </w:rPr>
      </w:pPr>
      <w:r w:rsidDel="00000000" w:rsidR="00000000" w:rsidRPr="00000000">
        <w:rPr>
          <w:rtl w:val="0"/>
        </w:rPr>
      </w:r>
    </w:p>
    <w:tbl>
      <w:tblPr>
        <w:tblStyle w:val="Table9"/>
        <w:tblpPr w:leftFromText="180" w:rightFromText="180" w:topFromText="180" w:bottomFromText="180" w:vertAnchor="text" w:horzAnchor="text" w:tblpX="0" w:tblpY="0"/>
        <w:tblW w:w="11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895"/>
        <w:tblGridChange w:id="0">
          <w:tblGrid>
            <w:gridCol w:w="5385"/>
            <w:gridCol w:w="5895"/>
          </w:tblGrid>
        </w:tblGridChange>
      </w:tblGrid>
      <w:tr>
        <w:trPr>
          <w:cantSplit w:val="0"/>
          <w:trHeight w:val="420" w:hRule="atLeast"/>
          <w:tblHeader w:val="0"/>
        </w:trPr>
        <w:tc>
          <w:tcPr>
            <w:gridSpan w:val="2"/>
          </w:tcPr>
          <w:p w:rsidR="00000000" w:rsidDel="00000000" w:rsidP="00000000" w:rsidRDefault="00000000" w:rsidRPr="00000000" w14:paraId="000000C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p w:rsidR="00000000" w:rsidDel="00000000" w:rsidP="00000000" w:rsidRDefault="00000000" w:rsidRPr="00000000" w14:paraId="000000CD">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p w:rsidR="00000000" w:rsidDel="00000000" w:rsidP="00000000" w:rsidRDefault="00000000" w:rsidRPr="00000000" w14:paraId="000000CE">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CF">
            <w:pPr>
              <w:widowControl w:val="0"/>
              <w:spacing w:line="240" w:lineRule="auto"/>
              <w:rPr>
                <w:rFonts w:ascii="Times" w:cs="Times" w:eastAsia="Times" w:hAnsi="Times"/>
              </w:rPr>
            </w:pPr>
            <w:r w:rsidDel="00000000" w:rsidR="00000000" w:rsidRPr="00000000">
              <w:rPr>
                <w:rFonts w:ascii="Times" w:cs="Times" w:eastAsia="Times" w:hAnsi="Times"/>
                <w:rtl w:val="0"/>
              </w:rPr>
              <w:t xml:space="preserve">1. 로그인 요청</w:t>
            </w:r>
          </w:p>
        </w:tc>
        <w:tc>
          <w:tcPr/>
          <w:p w:rsidR="00000000" w:rsidDel="00000000" w:rsidP="00000000" w:rsidRDefault="00000000" w:rsidRPr="00000000" w14:paraId="000000D0">
            <w:pPr>
              <w:widowControl w:val="0"/>
              <w:spacing w:line="240" w:lineRule="auto"/>
              <w:rPr>
                <w:rFonts w:ascii="Times" w:cs="Times" w:eastAsia="Times" w:hAnsi="Times"/>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2">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회원정보 데이터베이스에서 회원 정보 조회</w:t>
            </w:r>
          </w:p>
        </w:tc>
      </w:tr>
      <w:tr>
        <w:trPr>
          <w:cantSplit w:val="0"/>
          <w:tblHeader w:val="0"/>
        </w:trPr>
        <w:tc>
          <w:tcPr/>
          <w:p w:rsidR="00000000" w:rsidDel="00000000" w:rsidP="00000000" w:rsidRDefault="00000000" w:rsidRPr="00000000" w14:paraId="000000D3">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4">
            <w:pPr>
              <w:widowControl w:val="0"/>
              <w:spacing w:line="240" w:lineRule="auto"/>
              <w:rPr>
                <w:rFonts w:ascii="Times" w:cs="Times" w:eastAsia="Times" w:hAnsi="Times"/>
              </w:rPr>
            </w:pPr>
            <w:r w:rsidDel="00000000" w:rsidR="00000000" w:rsidRPr="00000000">
              <w:rPr>
                <w:rFonts w:ascii="Times" w:cs="Times" w:eastAsia="Times" w:hAnsi="Times"/>
                <w:rtl w:val="0"/>
              </w:rPr>
              <w:t xml:space="preserve">1.2. 로그인 가능 여부 검증(승인)</w:t>
            </w:r>
          </w:p>
        </w:tc>
      </w:tr>
      <w:tr>
        <w:trPr>
          <w:cantSplit w:val="0"/>
          <w:tblHeader w:val="0"/>
        </w:trPr>
        <w:tc>
          <w:tcPr/>
          <w:p w:rsidR="00000000" w:rsidDel="00000000" w:rsidP="00000000" w:rsidRDefault="00000000" w:rsidRPr="00000000" w14:paraId="000000D5">
            <w:pPr>
              <w:widowControl w:val="0"/>
              <w:spacing w:line="240" w:lineRule="auto"/>
              <w:rPr>
                <w:rFonts w:ascii="Times" w:cs="Times" w:eastAsia="Times" w:hAnsi="Times"/>
              </w:rPr>
            </w:pPr>
            <w:r w:rsidDel="00000000" w:rsidR="00000000" w:rsidRPr="00000000">
              <w:rPr>
                <w:rFonts w:ascii="Times" w:cs="Times" w:eastAsia="Times" w:hAnsi="Times"/>
                <w:rtl w:val="0"/>
              </w:rPr>
              <w:t xml:space="preserve">2. 로그인 성공</w:t>
            </w:r>
          </w:p>
        </w:tc>
        <w:tc>
          <w:tcPr/>
          <w:p w:rsidR="00000000" w:rsidDel="00000000" w:rsidP="00000000" w:rsidRDefault="00000000" w:rsidRPr="00000000" w14:paraId="000000D6">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D7">
      <w:pPr>
        <w:rPr>
          <w:rFonts w:ascii="Times" w:cs="Times" w:eastAsia="Times" w:hAnsi="Times"/>
        </w:rPr>
      </w:pPr>
      <w:r w:rsidDel="00000000" w:rsidR="00000000" w:rsidRPr="00000000">
        <w:rPr>
          <w:rtl w:val="0"/>
        </w:rPr>
      </w:r>
    </w:p>
    <w:tbl>
      <w:tblPr>
        <w:tblStyle w:val="Table10"/>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Exception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p w:rsidR="00000000" w:rsidDel="00000000" w:rsidP="00000000" w:rsidRDefault="00000000" w:rsidRPr="00000000" w14:paraId="000000DC">
            <w:pPr>
              <w:widowControl w:val="0"/>
              <w:spacing w:line="240" w:lineRule="auto"/>
              <w:rPr>
                <w:rFonts w:ascii="Times" w:cs="Times" w:eastAsia="Times" w:hAnsi="Times"/>
              </w:rPr>
            </w:pPr>
            <w:r w:rsidDel="00000000" w:rsidR="00000000" w:rsidRPr="00000000">
              <w:rPr>
                <w:rtl w:val="0"/>
              </w:rPr>
            </w:r>
          </w:p>
        </w:tc>
        <w:tc>
          <w:tcPr/>
          <w:p w:rsidR="00000000" w:rsidDel="00000000" w:rsidP="00000000" w:rsidRDefault="00000000" w:rsidRPr="00000000" w14:paraId="000000DD">
            <w:pPr>
              <w:widowControl w:val="0"/>
              <w:spacing w:line="240" w:lineRule="auto"/>
              <w:rPr>
                <w:rFonts w:ascii="Times" w:cs="Times" w:eastAsia="Times" w:hAnsi="Times"/>
              </w:rPr>
            </w:pPr>
            <w:r w:rsidDel="00000000" w:rsidR="00000000" w:rsidRPr="00000000">
              <w:rPr>
                <w:rFonts w:ascii="Times" w:cs="Times" w:eastAsia="Times" w:hAnsi="Times"/>
                <w:rtl w:val="0"/>
              </w:rPr>
              <w:t xml:space="preserve">1.2.a 로그인 가능 여부 검증(거절)</w:t>
            </w:r>
          </w:p>
        </w:tc>
      </w:tr>
    </w:tbl>
    <w:p w:rsidR="00000000" w:rsidDel="00000000" w:rsidP="00000000" w:rsidRDefault="00000000" w:rsidRPr="00000000" w14:paraId="000000DE">
      <w:pPr>
        <w:rPr>
          <w:rFonts w:ascii="Times" w:cs="Times" w:eastAsia="Times" w:hAnsi="Times"/>
          <w:b w:val="1"/>
          <w:bCs w:val="1"/>
        </w:rPr>
      </w:pPr>
      <w:r w:rsidDel="00000000" w:rsidR="00000000" w:rsidRPr="00000000">
        <w:rPr>
          <w:rtl w:val="0"/>
        </w:rPr>
      </w:r>
    </w:p>
    <w:tbl>
      <w:tblPr>
        <w:tblStyle w:val="Table11"/>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20"/>
        <w:tblGridChange w:id="0">
          <w:tblGrid>
            <w:gridCol w:w="1905"/>
            <w:gridCol w:w="942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저장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검색한 결과를 저장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User_Registered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3"/>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로그인한 사용자</w:t>
            </w:r>
          </w:p>
          <w:p w:rsidR="00000000" w:rsidDel="00000000" w:rsidP="00000000" w:rsidRDefault="00000000" w:rsidRPr="00000000" w14:paraId="000000E7">
            <w:pPr>
              <w:widowControl w:val="0"/>
              <w:numPr>
                <w:ilvl w:val="0"/>
                <w:numId w:val="3"/>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검색한 결과가 존재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사용자의 개인 라이브러리에 검색한 결과가 저장</w:t>
            </w:r>
          </w:p>
        </w:tc>
      </w:tr>
    </w:tbl>
    <w:p w:rsidR="00000000" w:rsidDel="00000000" w:rsidP="00000000" w:rsidRDefault="00000000" w:rsidRPr="00000000" w14:paraId="000000EA">
      <w:pPr>
        <w:rPr>
          <w:rFonts w:ascii="Times" w:cs="Times" w:eastAsia="Times" w:hAnsi="Times"/>
        </w:rPr>
      </w:pPr>
      <w:r w:rsidDel="00000000" w:rsidR="00000000" w:rsidRPr="00000000">
        <w:rPr>
          <w:rtl w:val="0"/>
        </w:rPr>
      </w:r>
    </w:p>
    <w:tbl>
      <w:tblPr>
        <w:tblStyle w:val="Table12"/>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검색한 결과 저장 요청</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사용자의 개인 라이브러리에 검색 결과 저장</w:t>
            </w:r>
          </w:p>
        </w:tc>
      </w:tr>
    </w:tbl>
    <w:p w:rsidR="00000000" w:rsidDel="00000000" w:rsidP="00000000" w:rsidRDefault="00000000" w:rsidRPr="00000000" w14:paraId="000000F3">
      <w:pPr>
        <w:rPr>
          <w:rFonts w:ascii="Times" w:cs="Times" w:eastAsia="Times" w:hAnsi="Times"/>
          <w:b w:val="1"/>
          <w:bCs w:val="1"/>
        </w:rPr>
      </w:pPr>
      <w:r w:rsidDel="00000000" w:rsidR="00000000" w:rsidRPr="00000000">
        <w:rPr>
          <w:rtl w:val="0"/>
        </w:rPr>
      </w:r>
    </w:p>
    <w:tbl>
      <w:tblPr>
        <w:tblStyle w:val="Table13"/>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20"/>
        <w:tblGridChange w:id="0">
          <w:tblGrid>
            <w:gridCol w:w="1905"/>
            <w:gridCol w:w="942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저장목록조회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이전에 저장한 검색 결과를 조회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User_Registered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6"/>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로그인한 사용자</w:t>
            </w:r>
          </w:p>
          <w:p w:rsidR="00000000" w:rsidDel="00000000" w:rsidP="00000000" w:rsidRDefault="00000000" w:rsidRPr="00000000" w14:paraId="000000FC">
            <w:pPr>
              <w:widowControl w:val="0"/>
              <w:numPr>
                <w:ilvl w:val="0"/>
                <w:numId w:val="6"/>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사용자가 저장한 검색 결과가 존재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w:cs="Times" w:eastAsia="Times" w:hAnsi="Times"/>
              </w:rPr>
            </w:pPr>
            <w:r w:rsidDel="00000000" w:rsidR="00000000" w:rsidRPr="00000000">
              <w:rPr>
                <w:rFonts w:ascii="Times" w:cs="Times" w:eastAsia="Times" w:hAnsi="Times"/>
                <w:rtl w:val="0"/>
              </w:rPr>
              <w:t xml:space="preserve">조회 요청한 데이터를 출력</w:t>
            </w:r>
          </w:p>
        </w:tc>
      </w:tr>
    </w:tbl>
    <w:p w:rsidR="00000000" w:rsidDel="00000000" w:rsidP="00000000" w:rsidRDefault="00000000" w:rsidRPr="00000000" w14:paraId="000000FF">
      <w:pPr>
        <w:rPr>
          <w:rFonts w:ascii="Times" w:cs="Times" w:eastAsia="Times" w:hAnsi="Times"/>
        </w:rPr>
      </w:pPr>
      <w:r w:rsidDel="00000000" w:rsidR="00000000" w:rsidRPr="00000000">
        <w:rPr>
          <w:rtl w:val="0"/>
        </w:rPr>
      </w:r>
    </w:p>
    <w:tbl>
      <w:tblPr>
        <w:tblStyle w:val="Table14"/>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사용자가 저장 목록 조회 요청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w:cs="Times" w:eastAsia="Times" w:hAnsi="Times"/>
              </w:rPr>
            </w:pPr>
            <w:r w:rsidDel="00000000" w:rsidR="00000000" w:rsidRPr="00000000">
              <w:rPr>
                <w:rFonts w:ascii="Times" w:cs="Times" w:eastAsia="Times" w:hAnsi="Times"/>
                <w:rtl w:val="0"/>
              </w:rPr>
              <w:t xml:space="preserve">1.1. 저장 목록 표시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저장 목록 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w:cs="Times" w:eastAsia="Times" w:hAnsi="Times"/>
              </w:rPr>
            </w:pPr>
            <w:r w:rsidDel="00000000" w:rsidR="00000000" w:rsidRPr="00000000">
              <w:rPr>
                <w:rFonts w:ascii="Times" w:cs="Times" w:eastAsia="Times" w:hAnsi="Times"/>
                <w:rtl w:val="0"/>
              </w:rPr>
              <w:t xml:space="preserve">3. 저장 목록의 특정 상품 선택</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720" w:hanging="36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w:cs="Times" w:eastAsia="Times" w:hAnsi="Times"/>
              </w:rPr>
            </w:pPr>
            <w:r w:rsidDel="00000000" w:rsidR="00000000" w:rsidRPr="00000000">
              <w:rPr>
                <w:rFonts w:ascii="Times" w:cs="Times" w:eastAsia="Times" w:hAnsi="Times"/>
                <w:rtl w:val="0"/>
              </w:rPr>
              <w:t xml:space="preserve">3.1. 사용자가 선택한 상품의 저장된 데이터 출력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w:cs="Times" w:eastAsia="Times" w:hAnsi="Times"/>
              </w:rPr>
            </w:pPr>
            <w:r w:rsidDel="00000000" w:rsidR="00000000" w:rsidRPr="00000000">
              <w:rPr>
                <w:rFonts w:ascii="Times" w:cs="Times" w:eastAsia="Times" w:hAnsi="Times"/>
                <w:rtl w:val="0"/>
              </w:rPr>
              <w:t xml:space="preserve">4. 상품의 분석 결과 데이터 조회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10">
      <w:pPr>
        <w:rPr>
          <w:rFonts w:ascii="Times" w:cs="Times" w:eastAsia="Times" w:hAnsi="Times"/>
          <w:b w:val="1"/>
          <w:bCs w:val="1"/>
        </w:rPr>
      </w:pPr>
      <w:r w:rsidDel="00000000" w:rsidR="00000000" w:rsidRPr="00000000">
        <w:rPr>
          <w:rtl w:val="0"/>
        </w:rPr>
      </w:r>
    </w:p>
    <w:tbl>
      <w:tblPr>
        <w:tblStyle w:val="Table15"/>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20"/>
        <w:tblGridChange w:id="0">
          <w:tblGrid>
            <w:gridCol w:w="1905"/>
            <w:gridCol w:w="942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리뷰 분석 및 요약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w:cs="Times" w:eastAsia="Times" w:hAnsi="Times"/>
              </w:rPr>
            </w:pPr>
            <w:r w:rsidDel="00000000" w:rsidR="00000000" w:rsidRPr="00000000">
              <w:rPr>
                <w:rFonts w:ascii="Times" w:cs="Times" w:eastAsia="Times" w:hAnsi="Times"/>
                <w:rtl w:val="0"/>
              </w:rPr>
              <w:t xml:space="preserve">크롤링 된 리뷰 데이터를 분석 및 정리하여 요약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w:cs="Times" w:eastAsia="Times" w:hAnsi="Times"/>
              </w:rPr>
            </w:pPr>
            <w:r w:rsidDel="00000000" w:rsidR="00000000" w:rsidRPr="00000000">
              <w:rPr>
                <w:rFonts w:ascii="Times" w:cs="Times" w:eastAsia="Times" w:hAnsi="Times"/>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크롤링된 데이터 존재</w:t>
            </w:r>
          </w:p>
          <w:p w:rsidR="00000000" w:rsidDel="00000000" w:rsidP="00000000" w:rsidRDefault="00000000" w:rsidRPr="00000000" w14:paraId="00000119">
            <w:pPr>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크롤링된 데이터 조회 및 가공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w:cs="Times" w:eastAsia="Times" w:hAnsi="Times"/>
              </w:rPr>
            </w:pPr>
            <w:r w:rsidDel="00000000" w:rsidR="00000000" w:rsidRPr="00000000">
              <w:rPr>
                <w:rFonts w:ascii="Times" w:cs="Times" w:eastAsia="Times" w:hAnsi="Times"/>
                <w:rtl w:val="0"/>
              </w:rPr>
              <w:t xml:space="preserve">요약된 데이터를 저장</w:t>
            </w:r>
          </w:p>
        </w:tc>
      </w:tr>
    </w:tbl>
    <w:p w:rsidR="00000000" w:rsidDel="00000000" w:rsidP="00000000" w:rsidRDefault="00000000" w:rsidRPr="00000000" w14:paraId="0000011C">
      <w:pPr>
        <w:rPr>
          <w:rFonts w:ascii="Times" w:cs="Times" w:eastAsia="Times" w:hAnsi="Times"/>
        </w:rPr>
      </w:pPr>
      <w:r w:rsidDel="00000000" w:rsidR="00000000" w:rsidRPr="00000000">
        <w:rPr>
          <w:rtl w:val="0"/>
        </w:rPr>
      </w:r>
    </w:p>
    <w:tbl>
      <w:tblPr>
        <w:tblStyle w:val="Table16"/>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720" w:hanging="36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w:cs="Times" w:eastAsia="Times" w:hAnsi="Times"/>
              </w:rPr>
            </w:pPr>
            <w:r w:rsidDel="00000000" w:rsidR="00000000" w:rsidRPr="00000000">
              <w:rPr>
                <w:rFonts w:ascii="Times" w:cs="Times" w:eastAsia="Times" w:hAnsi="Times"/>
                <w:rtl w:val="0"/>
              </w:rPr>
              <w:t xml:space="preserve">1. 크롤링 및 가공된 데이터 제공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w:cs="Times" w:eastAsia="Times" w:hAnsi="Times"/>
              </w:rPr>
            </w:pPr>
            <w:r w:rsidDel="00000000" w:rsidR="00000000" w:rsidRPr="00000000">
              <w:rPr>
                <w:rFonts w:ascii="Times" w:cs="Times" w:eastAsia="Times" w:hAnsi="Times"/>
                <w:rtl w:val="0"/>
              </w:rPr>
              <w:t xml:space="preserve">1. 가공된 데이터를 분석하여 요약 및 정리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left="720" w:firstLine="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요약된 데이터 저장</w:t>
            </w:r>
          </w:p>
        </w:tc>
      </w:tr>
    </w:tbl>
    <w:p w:rsidR="00000000" w:rsidDel="00000000" w:rsidP="00000000" w:rsidRDefault="00000000" w:rsidRPr="00000000" w14:paraId="00000127">
      <w:pPr>
        <w:rPr>
          <w:rFonts w:ascii="Times" w:cs="Times" w:eastAsia="Times" w:hAnsi="Times"/>
          <w:b w:val="1"/>
          <w:bCs w:val="1"/>
        </w:rPr>
      </w:pPr>
      <w:r w:rsidDel="00000000" w:rsidR="00000000" w:rsidRPr="00000000">
        <w:rPr>
          <w:rtl w:val="0"/>
        </w:rPr>
      </w:r>
    </w:p>
    <w:tbl>
      <w:tblPr>
        <w:tblStyle w:val="Table17"/>
        <w:tblW w:w="11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405"/>
        <w:tblGridChange w:id="0">
          <w:tblGrid>
            <w:gridCol w:w="1905"/>
            <w:gridCol w:w="940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Name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상품추천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w:cs="Times" w:eastAsia="Times" w:hAnsi="Times"/>
              </w:rPr>
            </w:pPr>
            <w:r w:rsidDel="00000000" w:rsidR="00000000" w:rsidRPr="00000000">
              <w:rPr>
                <w:rFonts w:ascii="Times" w:cs="Times" w:eastAsia="Times" w:hAnsi="Times"/>
                <w:rtl w:val="0"/>
              </w:rPr>
              <w:t xml:space="preserve">사용자가 검색한 상품과 유사한 상품들 중 사용자의 기준에 적합한 제품을 선별 및 추천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w:cs="Times" w:eastAsia="Times" w:hAnsi="Times"/>
              </w:rPr>
            </w:pPr>
            <w:r w:rsidDel="00000000" w:rsidR="00000000" w:rsidRPr="00000000">
              <w:rPr>
                <w:rFonts w:ascii="Times" w:cs="Times" w:eastAsia="Times" w:hAnsi="Times"/>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사용자의 상품 검색</w:t>
            </w:r>
          </w:p>
          <w:p w:rsidR="00000000" w:rsidDel="00000000" w:rsidP="00000000" w:rsidRDefault="00000000" w:rsidRPr="00000000" w14:paraId="00000130">
            <w:pPr>
              <w:widowControl w:val="0"/>
              <w:numPr>
                <w:ilvl w:val="0"/>
                <w:numId w:val="1"/>
              </w:numPr>
              <w:spacing w:line="240" w:lineRule="auto"/>
              <w:ind w:left="720" w:hanging="360"/>
              <w:rPr>
                <w:rFonts w:ascii="Times" w:cs="Times" w:eastAsia="Times" w:hAnsi="Times"/>
              </w:rPr>
            </w:pPr>
            <w:del w:author="최정길" w:id="0" w:date="2025-12-19T06:11:11Z">
              <w:r w:rsidDel="00000000" w:rsidR="00000000" w:rsidRPr="00000000">
                <w:rPr>
                  <w:rFonts w:ascii="Times" w:cs="Times" w:eastAsia="Times" w:hAnsi="Times"/>
                  <w:rtl w:val="0"/>
                </w:rPr>
                <w:delText xml:space="preserve">사용자가 검색한 상품과 유사한 제품의 클롤링된 리뷰 데이터 존재</w:delText>
              </w:r>
            </w:del>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ins w:author="최정길" w:id="1" w:date="2025-12-19T06:12:04Z"/>
                <w:rFonts w:ascii="Times" w:cs="Times" w:eastAsia="Times" w:hAnsi="Times"/>
              </w:rPr>
            </w:pPr>
            <w:ins w:author="최정길" w:id="1" w:date="2025-12-19T06:12:04Z">
              <w:r w:rsidDel="00000000" w:rsidR="00000000" w:rsidRPr="00000000">
                <w:rPr>
                  <w:rFonts w:ascii="Times" w:cs="Times" w:eastAsia="Times" w:hAnsi="Times"/>
                  <w:rtl w:val="0"/>
                  <w:rPrChange w:author="최정길" w:id="2" w:date="2025-12-19T06:12:04Z">
                    <w:rPr>
                      <w:rFonts w:ascii="Times" w:cs="Times" w:eastAsia="Times" w:hAnsi="Times"/>
                    </w:rPr>
                  </w:rPrChange>
                </w:rPr>
                <w:t xml:space="preserve">사용자에게 추천 상품 URL 제공</w:t>
              </w:r>
              <w:r w:rsidDel="00000000" w:rsidR="00000000" w:rsidRPr="00000000">
                <w:rPr>
                  <w:rtl w:val="0"/>
                </w:rPr>
              </w:r>
            </w:ins>
          </w:p>
          <w:p w:rsidR="00000000" w:rsidDel="00000000" w:rsidP="00000000" w:rsidRDefault="00000000" w:rsidRPr="00000000" w14:paraId="00000133">
            <w:pPr>
              <w:widowControl w:val="0"/>
              <w:spacing w:line="240" w:lineRule="auto"/>
              <w:rPr>
                <w:rFonts w:ascii="Times" w:cs="Times" w:eastAsia="Times" w:hAnsi="Times"/>
              </w:rPr>
            </w:pPr>
            <w:del w:author="최정길" w:id="3" w:date="2025-12-19T06:11:55Z">
              <w:r w:rsidDel="00000000" w:rsidR="00000000" w:rsidRPr="00000000">
                <w:rPr>
                  <w:rFonts w:ascii="Times" w:cs="Times" w:eastAsia="Times" w:hAnsi="Times"/>
                  <w:rtl w:val="0"/>
                </w:rPr>
                <w:delText xml:space="preserve">사용자가 저장하지 않은 상품의 데이터 삭제</w:delText>
              </w:r>
            </w:del>
            <w:r w:rsidDel="00000000" w:rsidR="00000000" w:rsidRPr="00000000">
              <w:rPr>
                <w:rtl w:val="0"/>
              </w:rPr>
            </w:r>
          </w:p>
        </w:tc>
      </w:tr>
    </w:tbl>
    <w:p w:rsidR="00000000" w:rsidDel="00000000" w:rsidP="00000000" w:rsidRDefault="00000000" w:rsidRPr="00000000" w14:paraId="00000134">
      <w:pPr>
        <w:rPr>
          <w:rFonts w:ascii="Times" w:cs="Times" w:eastAsia="Times" w:hAnsi="Times"/>
        </w:rPr>
      </w:pPr>
      <w:r w:rsidDel="00000000" w:rsidR="00000000" w:rsidRPr="00000000">
        <w:rPr>
          <w:rtl w:val="0"/>
        </w:rPr>
      </w:r>
    </w:p>
    <w:tbl>
      <w:tblPr>
        <w:tblStyle w:val="Table18"/>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70"/>
        <w:tblGridChange w:id="0">
          <w:tblGrid>
            <w:gridCol w:w="5670"/>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Main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Actor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w:cs="Times" w:eastAsia="Times" w:hAnsi="Times"/>
                <w:b w:val="1"/>
                <w:bCs w:val="1"/>
                <w:i w:val="1"/>
                <w:iCs w:val="1"/>
              </w:rPr>
            </w:pPr>
            <w:r w:rsidDel="00000000" w:rsidR="00000000" w:rsidRPr="00000000">
              <w:rPr>
                <w:rFonts w:ascii="Times" w:cs="Times" w:eastAsia="Times" w:hAnsi="Times"/>
                <w:b w:val="1"/>
                <w:bCs w:val="1"/>
                <w:i w:val="1"/>
                <w:iCs w:val="1"/>
                <w:rtl w:val="0"/>
              </w:rPr>
              <w:t xml:space="preserve">System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w:cs="Times" w:eastAsia="Times" w:hAnsi="Times"/>
              </w:rPr>
            </w:pPr>
            <w:r w:rsidDel="00000000" w:rsidR="00000000" w:rsidRPr="00000000">
              <w:rPr>
                <w:rFonts w:ascii="Times" w:cs="Times" w:eastAsia="Times" w:hAnsi="Times"/>
                <w:rtl w:val="0"/>
              </w:rPr>
              <w:t xml:space="preserve">1. 유사 상품들</w:t>
            </w:r>
            <w:ins w:author="최정길" w:id="4" w:date="2025-12-19T06:12:42Z">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Change w:author="최정길" w:id="5" w:date="2025-12-19T06:12:42Z">
                    <w:rPr>
                      <w:rFonts w:ascii="Times" w:cs="Times" w:eastAsia="Times" w:hAnsi="Times"/>
                    </w:rPr>
                  </w:rPrChange>
                </w:rPr>
                <w:t xml:space="preserve">정보 수집</w:t>
              </w:r>
            </w:ins>
            <w:del w:author="최정길" w:id="4" w:date="2025-12-19T06:12:42Z">
              <w:r w:rsidDel="00000000" w:rsidR="00000000" w:rsidRPr="00000000">
                <w:rPr>
                  <w:rFonts w:ascii="Times" w:cs="Times" w:eastAsia="Times" w:hAnsi="Times"/>
                  <w:rtl w:val="0"/>
                </w:rPr>
                <w:delText xml:space="preserve">의 리뷰 데이터 분석 및 요약</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w:cs="Times" w:eastAsia="Times" w:hAnsi="Times"/>
              </w:rPr>
            </w:pPr>
            <w:r w:rsidDel="00000000" w:rsidR="00000000" w:rsidRPr="00000000">
              <w:rPr>
                <w:rFonts w:ascii="Times" w:cs="Times" w:eastAsia="Times" w:hAnsi="Times"/>
                <w:rtl w:val="0"/>
              </w:rPr>
              <w:t xml:space="preserve">2. 사용자 키워드 중심의 상품 선별</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720" w:hanging="360"/>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w:cs="Times" w:eastAsia="Times" w:hAnsi="Times"/>
              </w:rPr>
            </w:pPr>
            <w:r w:rsidDel="00000000" w:rsidR="00000000" w:rsidRPr="00000000">
              <w:rPr>
                <w:rFonts w:ascii="Times" w:cs="Times" w:eastAsia="Times" w:hAnsi="Times"/>
                <w:rtl w:val="0"/>
              </w:rPr>
              <w:t xml:space="preserve">2.1. 선별된 상품들의 </w:t>
            </w:r>
            <w:ins w:author="최정길" w:id="6" w:date="2025-12-19T06:12:25Z">
              <w:r w:rsidDel="00000000" w:rsidR="00000000" w:rsidRPr="00000000">
                <w:rPr>
                  <w:rFonts w:ascii="Times" w:cs="Times" w:eastAsia="Times" w:hAnsi="Times"/>
                  <w:rtl w:val="0"/>
                  <w:rPrChange w:author="최정길" w:id="7" w:date="2025-12-19T06:12:25Z">
                    <w:rPr>
                      <w:rFonts w:ascii="Times" w:cs="Times" w:eastAsia="Times" w:hAnsi="Times"/>
                    </w:rPr>
                  </w:rPrChange>
                </w:rPr>
                <w:t xml:space="preserve">정보</w:t>
              </w:r>
              <w:del w:author="최정길" w:id="6" w:date="2025-12-19T06:12:25Z">
                <w:r w:rsidDel="00000000" w:rsidR="00000000" w:rsidRPr="00000000">
                  <w:rPr>
                    <w:rFonts w:ascii="Times" w:cs="Times" w:eastAsia="Times" w:hAnsi="Times"/>
                    <w:rtl w:val="0"/>
                    <w:rPrChange w:author="최정길" w:id="7" w:date="2025-12-19T06:12:25Z">
                      <w:rPr>
                        <w:rFonts w:ascii="Times" w:cs="Times" w:eastAsia="Times" w:hAnsi="Times"/>
                      </w:rPr>
                    </w:rPrChange>
                  </w:rPr>
                  <w:delText xml:space="preserve"> </w:delText>
                </w:r>
              </w:del>
            </w:ins>
            <w:del w:author="최정길" w:id="6" w:date="2025-12-19T06:12:25Z">
              <w:r w:rsidDel="00000000" w:rsidR="00000000" w:rsidRPr="00000000">
                <w:rPr>
                  <w:rFonts w:ascii="Times" w:cs="Times" w:eastAsia="Times" w:hAnsi="Times"/>
                  <w:rtl w:val="0"/>
                  <w:rPrChange w:author="최정길" w:id="7" w:date="2025-12-19T06:12:25Z">
                    <w:rPr>
                      <w:rFonts w:ascii="Times" w:cs="Times" w:eastAsia="Times" w:hAnsi="Times"/>
                    </w:rPr>
                  </w:rPrChange>
                </w:rPr>
                <w:delText xml:space="preserve">분석 </w:delText>
              </w:r>
            </w:del>
            <w:r w:rsidDel="00000000" w:rsidR="00000000" w:rsidRPr="00000000">
              <w:rPr>
                <w:rFonts w:ascii="Times" w:cs="Times" w:eastAsia="Times" w:hAnsi="Times"/>
                <w:rtl w:val="0"/>
              </w:rPr>
              <w:t xml:space="preserve">내용 임시 저장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w:cs="Times" w:eastAsia="Times" w:hAnsi="Times"/>
              </w:rPr>
            </w:pPr>
            <w:r w:rsidDel="00000000" w:rsidR="00000000" w:rsidRPr="00000000">
              <w:rPr>
                <w:rFonts w:ascii="Times" w:cs="Times" w:eastAsia="Times" w:hAnsi="Times"/>
                <w:rtl w:val="0"/>
              </w:rPr>
              <w:t xml:space="preserve">3. 최종 3개의 추천상품 정보 제공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141">
      <w:pPr>
        <w:rPr>
          <w:rFonts w:ascii="Batang" w:cs="Batang" w:eastAsia="Batang" w:hAnsi="Batang"/>
        </w:rPr>
      </w:pPr>
      <w:r w:rsidDel="00000000" w:rsidR="00000000" w:rsidRPr="00000000">
        <w:rPr>
          <w:rtl w:val="0"/>
        </w:rPr>
      </w:r>
    </w:p>
    <w:p w:rsidR="00000000" w:rsidDel="00000000" w:rsidP="00000000" w:rsidRDefault="00000000" w:rsidRPr="00000000" w14:paraId="00000142">
      <w:pPr>
        <w:rPr>
          <w:rFonts w:ascii="Batang" w:cs="Batang" w:eastAsia="Batang" w:hAnsi="Batang"/>
        </w:rPr>
      </w:pPr>
      <w:r w:rsidDel="00000000" w:rsidR="00000000" w:rsidRPr="00000000">
        <w:rPr>
          <w:rtl w:val="0"/>
        </w:rPr>
      </w:r>
    </w:p>
    <w:p w:rsidR="00000000" w:rsidDel="00000000" w:rsidP="00000000" w:rsidRDefault="00000000" w:rsidRPr="00000000" w14:paraId="00000143">
      <w:pPr>
        <w:pStyle w:val="Heading2"/>
        <w:rPr/>
      </w:pPr>
      <w:bookmarkStart w:colFirst="0" w:colLast="0" w:name="_qa04nt1fes7i" w:id="13"/>
      <w:bookmarkEnd w:id="13"/>
      <w:r w:rsidDel="00000000" w:rsidR="00000000" w:rsidRPr="00000000">
        <w:rPr>
          <w:rtl w:val="0"/>
        </w:rPr>
        <w:t xml:space="preserve">4. 시스템 설계</w:t>
      </w:r>
    </w:p>
    <w:p w:rsidR="00000000" w:rsidDel="00000000" w:rsidP="00000000" w:rsidRDefault="00000000" w:rsidRPr="00000000" w14:paraId="00000144">
      <w:pPr>
        <w:rPr>
          <w:rFonts w:ascii="Batang" w:cs="Batang" w:eastAsia="Batang" w:hAnsi="Batang"/>
          <w:b w:val="1"/>
          <w:bCs w:val="1"/>
          <w:sz w:val="24"/>
          <w:szCs w:val="24"/>
        </w:rPr>
      </w:pPr>
      <w:r w:rsidDel="00000000" w:rsidR="00000000" w:rsidRPr="00000000">
        <w:rPr>
          <w:rFonts w:ascii="Batang" w:cs="Batang" w:eastAsia="Batang" w:hAnsi="Batang"/>
          <w:b w:val="1"/>
          <w:bCs w:val="1"/>
          <w:sz w:val="24"/>
          <w:szCs w:val="24"/>
          <w:rtl w:val="0"/>
        </w:rPr>
        <w:t xml:space="preserve">I) 모듈 기반 sw 아키텍처</w:t>
      </w:r>
    </w:p>
    <w:p w:rsidR="00000000" w:rsidDel="00000000" w:rsidP="00000000" w:rsidRDefault="00000000" w:rsidRPr="00000000" w14:paraId="00000145">
      <w:pPr>
        <w:rPr>
          <w:rFonts w:ascii="Batang" w:cs="Batang" w:eastAsia="Batang" w:hAnsi="Batang"/>
        </w:rPr>
      </w:pPr>
      <w:r w:rsidDel="00000000" w:rsidR="00000000" w:rsidRPr="00000000">
        <w:rPr>
          <w:rFonts w:ascii="Batang" w:cs="Batang" w:eastAsia="Batang" w:hAnsi="Batang"/>
          <w:rtl w:val="0"/>
        </w:rPr>
        <w:t xml:space="preserve"> 내부 모듈: 웹 서버, 사용자 인증, 퍼사드, 크롤링&amp;스크래핑, AI 분석, 데이터베이스 모듈이 존재한다.</w:t>
      </w:r>
    </w:p>
    <w:p w:rsidR="00000000" w:rsidDel="00000000" w:rsidP="00000000" w:rsidRDefault="00000000" w:rsidRPr="00000000" w14:paraId="00000146">
      <w:pPr>
        <w:rPr>
          <w:rFonts w:ascii="Batang" w:cs="Batang" w:eastAsia="Batang" w:hAnsi="Batang"/>
        </w:rPr>
      </w:pPr>
      <w:r w:rsidDel="00000000" w:rsidR="00000000" w:rsidRPr="00000000">
        <w:rPr>
          <w:rFonts w:ascii="Batang" w:cs="Batang" w:eastAsia="Batang" w:hAnsi="Batang"/>
          <w:rtl w:val="0"/>
        </w:rPr>
        <w:t xml:space="preserve"> 외부 서비스: 사용자 웹 브라우저, MySQL 데이터베이스, GEMINI AI API 가 존재한다.</w:t>
      </w: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25600" cy="40259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25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“딸깍 리뷰”의 모듈 아키텍처</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bl>
      <w:tblPr>
        <w:tblStyle w:val="Table1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USER-1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Fonts w:ascii="Arial Unicode MS" w:cs="Arial Unicode MS" w:eastAsia="Arial Unicode MS" w:hAnsi="Arial Unicode MS"/>
                <w:rtl w:val="0"/>
              </w:rPr>
              <w:t xml:space="preserve">사용자 모듈(User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Fonts w:ascii="Arial Unicode MS" w:cs="Arial Unicode MS" w:eastAsia="Arial Unicode MS" w:hAnsi="Arial Unicode MS"/>
                <w:rtl w:val="0"/>
              </w:rPr>
              <w:t xml:space="preserve">사용자가 웹 브라우저를 통해 시스템과 상호작용할 수 있는 사용자 인터페이스(UI)를 제공하는 모듈.</w:t>
            </w:r>
          </w:p>
          <w:p w:rsidR="00000000" w:rsidDel="00000000" w:rsidP="00000000" w:rsidRDefault="00000000" w:rsidRPr="00000000" w14:paraId="00000153">
            <w:pPr>
              <w:widowControl w:val="0"/>
              <w:spacing w:line="240" w:lineRule="auto"/>
              <w:rPr/>
            </w:pPr>
            <w:r w:rsidDel="00000000" w:rsidR="00000000" w:rsidRPr="00000000">
              <w:rPr>
                <w:rFonts w:ascii="Arial Unicode MS" w:cs="Arial Unicode MS" w:eastAsia="Arial Unicode MS" w:hAnsi="Arial Unicode MS"/>
                <w:rtl w:val="0"/>
              </w:rPr>
              <w:t xml:space="preserve">사용자의 입력을 받아 백엔드 API 서버로 전달하고, 서버로부터 받은 응답을 해석하여 사용자에게 출력하는 모듈듈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Fonts w:ascii="Arial Unicode MS" w:cs="Arial Unicode MS" w:eastAsia="Arial Unicode MS" w:hAnsi="Arial Unicode MS"/>
                <w:rtl w:val="0"/>
              </w:rPr>
              <w:t xml:space="preserve">1. UI 출력 (HTML, CSS)</w:t>
            </w:r>
          </w:p>
          <w:p w:rsidR="00000000" w:rsidDel="00000000" w:rsidP="00000000" w:rsidRDefault="00000000" w:rsidRPr="00000000" w14:paraId="00000156">
            <w:pPr>
              <w:widowControl w:val="0"/>
              <w:spacing w:line="240" w:lineRule="auto"/>
              <w:rPr/>
            </w:pPr>
            <w:r w:rsidDel="00000000" w:rsidR="00000000" w:rsidRPr="00000000">
              <w:rPr>
                <w:rFonts w:ascii="Arial Unicode MS" w:cs="Arial Unicode MS" w:eastAsia="Arial Unicode MS" w:hAnsi="Arial Unicode MS"/>
                <w:rtl w:val="0"/>
              </w:rPr>
              <w:t xml:space="preserve">2. 사용자 입력(URL, 키워드) 처리</w:t>
            </w:r>
          </w:p>
          <w:p w:rsidR="00000000" w:rsidDel="00000000" w:rsidP="00000000" w:rsidRDefault="00000000" w:rsidRPr="00000000" w14:paraId="00000157">
            <w:pPr>
              <w:widowControl w:val="0"/>
              <w:spacing w:line="240" w:lineRule="auto"/>
              <w:rPr/>
            </w:pPr>
            <w:r w:rsidDel="00000000" w:rsidR="00000000" w:rsidRPr="00000000">
              <w:rPr>
                <w:rFonts w:ascii="Arial Unicode MS" w:cs="Arial Unicode MS" w:eastAsia="Arial Unicode MS" w:hAnsi="Arial Unicode MS"/>
                <w:rtl w:val="0"/>
              </w:rPr>
              <w:t xml:space="preserve">3. API 호출(로그인/회원가입/분석/라이브러리)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Fonts w:ascii="Arial Unicode MS" w:cs="Arial Unicode MS" w:eastAsia="Arial Unicode MS" w:hAnsi="Arial Unicode MS"/>
                <w:rtl w:val="0"/>
              </w:rPr>
              <w:t xml:space="preserve">마우스 클릭, 키보드 입력</w:t>
            </w:r>
          </w:p>
          <w:p w:rsidR="00000000" w:rsidDel="00000000" w:rsidP="00000000" w:rsidRDefault="00000000" w:rsidRPr="00000000" w14:paraId="0000015A">
            <w:pPr>
              <w:widowControl w:val="0"/>
              <w:spacing w:line="240" w:lineRule="auto"/>
              <w:rPr/>
            </w:pPr>
            <w:r w:rsidDel="00000000" w:rsidR="00000000" w:rsidRPr="00000000">
              <w:rPr>
                <w:rFonts w:ascii="Arial Unicode MS" w:cs="Arial Unicode MS" w:eastAsia="Arial Unicode MS" w:hAnsi="Arial Unicode MS"/>
                <w:rtl w:val="0"/>
              </w:rPr>
              <w:t xml:space="preserve">API 응답</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rtl w:val="0"/>
              </w:rPr>
              <w:t xml:space="preserve">웹 브라우저 시각 요소</w:t>
            </w:r>
          </w:p>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 xml:space="preserve">API 요청</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GUI</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Fonts w:ascii="Arial Unicode MS" w:cs="Arial Unicode MS" w:eastAsia="Arial Unicode MS" w:hAnsi="Arial Unicode MS"/>
                <w:rtl w:val="0"/>
              </w:rPr>
              <w:t xml:space="preserve">웹 서버 모듈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Fonts w:ascii="Arial Unicode MS" w:cs="Arial Unicode MS" w:eastAsia="Arial Unicode MS" w:hAnsi="Arial Unicode MS"/>
                <w:rtl w:val="0"/>
              </w:rPr>
              <w:t xml:space="preserve">1. 각종 사용자 친화적 에러 메시지 출력</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페이지 최초 로딩은 5초 이내에 완료</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사용자 입력은 안전하게 저장하고 관리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Fonts w:ascii="Arial Unicode MS" w:cs="Arial Unicode MS" w:eastAsia="Arial Unicode MS" w:hAnsi="Arial Unicode MS"/>
                <w:rtl w:val="0"/>
              </w:rPr>
              <w:t xml:space="preserve">HTML, CSS, JavaScript 사용</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2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15"/>
        <w:tblGridChange w:id="0">
          <w:tblGrid>
            <w:gridCol w:w="1815"/>
            <w:gridCol w:w="751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AUTH-1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Fonts w:ascii="Arial Unicode MS" w:cs="Arial Unicode MS" w:eastAsia="Arial Unicode MS" w:hAnsi="Arial Unicode MS"/>
                <w:rtl w:val="0"/>
              </w:rPr>
              <w:t xml:space="preserve">사용자 인증 모듈(Authentication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사용자의 신원을 확인하고 접근 권한을 관리하는 모듈.</w:t>
            </w:r>
          </w:p>
          <w:p w:rsidR="00000000" w:rsidDel="00000000" w:rsidP="00000000" w:rsidRDefault="00000000" w:rsidRPr="00000000" w14:paraId="00000174">
            <w:pPr>
              <w:widowControl w:val="0"/>
              <w:spacing w:line="240" w:lineRule="auto"/>
              <w:rPr/>
            </w:pPr>
            <w:r w:rsidDel="00000000" w:rsidR="00000000" w:rsidRPr="00000000">
              <w:rPr>
                <w:rFonts w:ascii="Arial Unicode MS" w:cs="Arial Unicode MS" w:eastAsia="Arial Unicode MS" w:hAnsi="Arial Unicode MS"/>
                <w:rtl w:val="0"/>
              </w:rPr>
              <w:t xml:space="preserve">회원가입/로그인 기능 담당.</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Fonts w:ascii="Arial Unicode MS" w:cs="Arial Unicode MS" w:eastAsia="Arial Unicode MS" w:hAnsi="Arial Unicode MS"/>
                <w:rtl w:val="0"/>
              </w:rPr>
              <w:t xml:space="preserve">1. 사용자 회원가입 처리</w:t>
            </w:r>
          </w:p>
          <w:p w:rsidR="00000000" w:rsidDel="00000000" w:rsidP="00000000" w:rsidRDefault="00000000" w:rsidRPr="00000000" w14:paraId="00000177">
            <w:pPr>
              <w:widowControl w:val="0"/>
              <w:spacing w:line="240" w:lineRule="auto"/>
              <w:rPr/>
            </w:pPr>
            <w:r w:rsidDel="00000000" w:rsidR="00000000" w:rsidRPr="00000000">
              <w:rPr>
                <w:rFonts w:ascii="Arial Unicode MS" w:cs="Arial Unicode MS" w:eastAsia="Arial Unicode MS" w:hAnsi="Arial Unicode MS"/>
                <w:rtl w:val="0"/>
              </w:rPr>
              <w:t xml:space="preserve">2. 사용자 로그인 처리</w:t>
            </w:r>
          </w:p>
          <w:p w:rsidR="00000000" w:rsidDel="00000000" w:rsidP="00000000" w:rsidRDefault="00000000" w:rsidRPr="00000000" w14:paraId="00000178">
            <w:pPr>
              <w:widowControl w:val="0"/>
              <w:spacing w:line="240" w:lineRule="auto"/>
              <w:rPr/>
            </w:pPr>
            <w:r w:rsidDel="00000000" w:rsidR="00000000" w:rsidRPr="00000000">
              <w:rPr>
                <w:rFonts w:ascii="Arial Unicode MS" w:cs="Arial Unicode MS" w:eastAsia="Arial Unicode MS" w:hAnsi="Arial Unicode MS"/>
                <w:rtl w:val="0"/>
              </w:rPr>
              <w:t xml:space="preserve">3. 사용자 세션 관리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user_name, session cookie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Fonts w:ascii="Arial Unicode MS" w:cs="Arial Unicode MS" w:eastAsia="Arial Unicode MS" w:hAnsi="Arial Unicode MS"/>
                <w:rtl w:val="0"/>
              </w:rPr>
              <w:t xml:space="preserve">회원가입/로그인 성공 : 성공 메시지, session_cookie</w:t>
            </w:r>
          </w:p>
          <w:p w:rsidR="00000000" w:rsidDel="00000000" w:rsidP="00000000" w:rsidRDefault="00000000" w:rsidRPr="00000000" w14:paraId="0000017D">
            <w:pPr>
              <w:widowControl w:val="0"/>
              <w:spacing w:line="240" w:lineRule="auto"/>
              <w:rPr/>
            </w:pPr>
            <w:r w:rsidDel="00000000" w:rsidR="00000000" w:rsidRPr="00000000">
              <w:rPr>
                <w:rFonts w:ascii="Arial Unicode MS" w:cs="Arial Unicode MS" w:eastAsia="Arial Unicode MS" w:hAnsi="Arial Unicode MS"/>
                <w:rtl w:val="0"/>
              </w:rPr>
              <w:t xml:space="preserve">회원가입/로긍니 실패 : 실패 메시지</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Fonts w:ascii="Arial Unicode MS" w:cs="Arial Unicode MS" w:eastAsia="Arial Unicode MS" w:hAnsi="Arial Unicode MS"/>
                <w:rtl w:val="0"/>
              </w:rPr>
              <w:t xml:space="preserve">사용자의 신원을 확인하고 접근 권한을 관리하는 모듈.</w:t>
            </w:r>
          </w:p>
          <w:p w:rsidR="00000000" w:rsidDel="00000000" w:rsidP="00000000" w:rsidRDefault="00000000" w:rsidRPr="00000000" w14:paraId="00000180">
            <w:pPr>
              <w:widowControl w:val="0"/>
              <w:spacing w:line="240" w:lineRule="auto"/>
              <w:rPr/>
            </w:pPr>
            <w:r w:rsidDel="00000000" w:rsidR="00000000" w:rsidRPr="00000000">
              <w:rPr>
                <w:rFonts w:ascii="Arial Unicode MS" w:cs="Arial Unicode MS" w:eastAsia="Arial Unicode MS" w:hAnsi="Arial Unicode MS"/>
                <w:rtl w:val="0"/>
              </w:rPr>
              <w:t xml:space="preserve">회원가입/로그인 기능 담당.</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Fonts w:ascii="Arial Unicode MS" w:cs="Arial Unicode MS" w:eastAsia="Arial Unicode MS" w:hAnsi="Arial Unicode MS"/>
                <w:rtl w:val="0"/>
              </w:rPr>
              <w:t xml:space="preserve">데이터베이스 모듈</w:t>
            </w:r>
          </w:p>
          <w:p w:rsidR="00000000" w:rsidDel="00000000" w:rsidP="00000000" w:rsidRDefault="00000000" w:rsidRPr="00000000" w14:paraId="00000183">
            <w:pPr>
              <w:widowControl w:val="0"/>
              <w:numPr>
                <w:ilvl w:val="0"/>
                <w:numId w:val="11"/>
              </w:numPr>
              <w:spacing w:line="240" w:lineRule="auto"/>
              <w:ind w:left="720" w:hanging="360"/>
            </w:pPr>
            <w:r w:rsidDel="00000000" w:rsidR="00000000" w:rsidRPr="00000000">
              <w:rPr>
                <w:rFonts w:ascii="Arial Unicode MS" w:cs="Arial Unicode MS" w:eastAsia="Arial Unicode MS" w:hAnsi="Arial Unicode MS"/>
                <w:rtl w:val="0"/>
              </w:rPr>
              <w:t xml:space="preserve">Create : 사용자 정보 생성</w:t>
            </w:r>
          </w:p>
          <w:p w:rsidR="00000000" w:rsidDel="00000000" w:rsidP="00000000" w:rsidRDefault="00000000" w:rsidRPr="00000000" w14:paraId="00000184">
            <w:pPr>
              <w:widowControl w:val="0"/>
              <w:numPr>
                <w:ilvl w:val="0"/>
                <w:numId w:val="11"/>
              </w:numPr>
              <w:spacing w:line="240" w:lineRule="auto"/>
              <w:ind w:left="720" w:hanging="360"/>
            </w:pPr>
            <w:r w:rsidDel="00000000" w:rsidR="00000000" w:rsidRPr="00000000">
              <w:rPr>
                <w:rFonts w:ascii="Arial Unicode MS" w:cs="Arial Unicode MS" w:eastAsia="Arial Unicode MS" w:hAnsi="Arial Unicode MS"/>
                <w:rtl w:val="0"/>
              </w:rPr>
              <w:t xml:space="preserve">Read : 사용자 정보 조회</w:t>
            </w:r>
          </w:p>
          <w:p w:rsidR="00000000" w:rsidDel="00000000" w:rsidP="00000000" w:rsidRDefault="00000000" w:rsidRPr="00000000" w14:paraId="00000185">
            <w:pPr>
              <w:widowControl w:val="0"/>
              <w:numPr>
                <w:ilvl w:val="0"/>
                <w:numId w:val="11"/>
              </w:numPr>
              <w:spacing w:line="240" w:lineRule="auto"/>
              <w:ind w:left="720" w:hanging="360"/>
            </w:pPr>
            <w:r w:rsidDel="00000000" w:rsidR="00000000" w:rsidRPr="00000000">
              <w:rPr>
                <w:rFonts w:ascii="Arial Unicode MS" w:cs="Arial Unicode MS" w:eastAsia="Arial Unicode MS" w:hAnsi="Arial Unicode MS"/>
                <w:rtl w:val="0"/>
              </w:rPr>
              <w:t xml:space="preserve">Update : 사용자 정보 수정</w:t>
            </w:r>
          </w:p>
          <w:p w:rsidR="00000000" w:rsidDel="00000000" w:rsidP="00000000" w:rsidRDefault="00000000" w:rsidRPr="00000000" w14:paraId="00000186">
            <w:pPr>
              <w:widowControl w:val="0"/>
              <w:numPr>
                <w:ilvl w:val="0"/>
                <w:numId w:val="11"/>
              </w:numPr>
              <w:spacing w:line="240" w:lineRule="auto"/>
              <w:ind w:left="720" w:hanging="360"/>
            </w:pPr>
            <w:r w:rsidDel="00000000" w:rsidR="00000000" w:rsidRPr="00000000">
              <w:rPr>
                <w:rFonts w:ascii="Arial Unicode MS" w:cs="Arial Unicode MS" w:eastAsia="Arial Unicode MS" w:hAnsi="Arial Unicode MS"/>
                <w:rtl w:val="0"/>
              </w:rPr>
              <w:t xml:space="preserve">Delete : 사용자 정보 삭제</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Fonts w:ascii="Arial Unicode MS" w:cs="Arial Unicode MS" w:eastAsia="Arial Unicode MS" w:hAnsi="Arial Unicode MS"/>
                <w:rtl w:val="0"/>
              </w:rPr>
              <w:t xml:space="preserve">1. 회원가입 시 user_name 중복</w:t>
            </w:r>
          </w:p>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2. 로그인 시 user_name 부재</w:t>
            </w:r>
          </w:p>
          <w:p w:rsidR="00000000" w:rsidDel="00000000" w:rsidP="00000000" w:rsidRDefault="00000000" w:rsidRPr="00000000" w14:paraId="0000018A">
            <w:pPr>
              <w:widowControl w:val="0"/>
              <w:spacing w:line="240" w:lineRule="auto"/>
              <w:rPr/>
            </w:pPr>
            <w:r w:rsidDel="00000000" w:rsidR="00000000" w:rsidRPr="00000000">
              <w:rPr>
                <w:rFonts w:ascii="Arial Unicode MS" w:cs="Arial Unicode MS" w:eastAsia="Arial Unicode MS" w:hAnsi="Arial Unicode MS"/>
                <w:rtl w:val="0"/>
              </w:rPr>
              <w:t xml:space="preserve">3. 비로그인 상태로 라이브러리 접근 시도</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로그인 요청 시, 1초 이내 응답</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Fonts w:ascii="Arial Unicode MS" w:cs="Arial Unicode MS" w:eastAsia="Arial Unicode MS" w:hAnsi="Arial Unicode MS"/>
                <w:rtl w:val="0"/>
              </w:rPr>
              <w:t xml:space="preserve">user_name 보안 : parameterized query 라이브러리 사용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Fonts w:ascii="Arial Unicode MS" w:cs="Arial Unicode MS" w:eastAsia="Arial Unicode MS" w:hAnsi="Arial Unicode MS"/>
                <w:rtl w:val="0"/>
              </w:rPr>
              <w:t xml:space="preserve">세션 기반 인증 방식 사용하여 구현</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2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WEB-1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Fonts w:ascii="Arial Unicode MS" w:cs="Arial Unicode MS" w:eastAsia="Arial Unicode MS" w:hAnsi="Arial Unicode MS"/>
                <w:rtl w:val="0"/>
              </w:rPr>
              <w:t xml:space="preserve">웹 서버 모듈 (Web Server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Fonts w:ascii="Arial Unicode MS" w:cs="Arial Unicode MS" w:eastAsia="Arial Unicode MS" w:hAnsi="Arial Unicode MS"/>
                <w:rtl w:val="0"/>
              </w:rPr>
              <w:t xml:space="preserve">사용자(웹 브라우저)로부터의 모든 HTTP 요청을 수신하는 진입점.</w:t>
            </w:r>
          </w:p>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요청 URL 및 메소드를 분석하여 적절한 하위 모듈(사용자 인증, 퍼사드 등)로 작업을 전달.</w:t>
            </w:r>
          </w:p>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처리된 결과를 클라이언트에게 HTTP 응답으로 반환.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Fonts w:ascii="Arial Unicode MS" w:cs="Arial Unicode MS" w:eastAsia="Arial Unicode MS" w:hAnsi="Arial Unicode MS"/>
                <w:rtl w:val="0"/>
              </w:rPr>
              <w:t xml:space="preserve">1. 클라이언트의 HTTP 요청 수신 및 응답</w:t>
            </w:r>
          </w:p>
          <w:p w:rsidR="00000000" w:rsidDel="00000000" w:rsidP="00000000" w:rsidRDefault="00000000" w:rsidRPr="00000000" w14:paraId="0000019F">
            <w:pPr>
              <w:widowControl w:val="0"/>
              <w:spacing w:line="240" w:lineRule="auto"/>
              <w:rPr/>
            </w:pPr>
            <w:r w:rsidDel="00000000" w:rsidR="00000000" w:rsidRPr="00000000">
              <w:rPr>
                <w:rFonts w:ascii="Arial Unicode MS" w:cs="Arial Unicode MS" w:eastAsia="Arial Unicode MS" w:hAnsi="Arial Unicode MS"/>
                <w:rtl w:val="0"/>
              </w:rPr>
              <w:t xml:space="preserve">2. URL 라우팅(Routing): 요청 경로에 따라 처리할 기능 분기</w:t>
            </w:r>
          </w:p>
          <w:p w:rsidR="00000000" w:rsidDel="00000000" w:rsidP="00000000" w:rsidRDefault="00000000" w:rsidRPr="00000000" w14:paraId="000001A0">
            <w:pPr>
              <w:widowControl w:val="0"/>
              <w:spacing w:line="240" w:lineRule="auto"/>
              <w:rPr/>
            </w:pPr>
            <w:r w:rsidDel="00000000" w:rsidR="00000000" w:rsidRPr="00000000">
              <w:rPr>
                <w:rFonts w:ascii="Arial Unicode MS" w:cs="Arial Unicode MS" w:eastAsia="Arial Unicode MS" w:hAnsi="Arial Unicode MS"/>
                <w:rtl w:val="0"/>
              </w:rPr>
              <w:t xml:space="preserve">3. 정적 파일(HTML, CSS, JS) 연동</w:t>
            </w:r>
          </w:p>
          <w:p w:rsidR="00000000" w:rsidDel="00000000" w:rsidP="00000000" w:rsidRDefault="00000000" w:rsidRPr="00000000" w14:paraId="000001A1">
            <w:pPr>
              <w:widowControl w:val="0"/>
              <w:spacing w:line="240" w:lineRule="auto"/>
              <w:rPr/>
            </w:pPr>
            <w:r w:rsidDel="00000000" w:rsidR="00000000" w:rsidRPr="00000000">
              <w:rPr>
                <w:rFonts w:ascii="Arial Unicode MS" w:cs="Arial Unicode MS" w:eastAsia="Arial Unicode MS" w:hAnsi="Arial Unicode MS"/>
                <w:rtl w:val="0"/>
              </w:rPr>
              <w:t xml:space="preserve">4. 데이터 파싱</w:t>
            </w:r>
          </w:p>
          <w:p w:rsidR="00000000" w:rsidDel="00000000" w:rsidP="00000000" w:rsidRDefault="00000000" w:rsidRPr="00000000" w14:paraId="000001A2">
            <w:pPr>
              <w:widowControl w:val="0"/>
              <w:spacing w:line="240" w:lineRule="auto"/>
              <w:rPr/>
            </w:pPr>
            <w:r w:rsidDel="00000000" w:rsidR="00000000" w:rsidRPr="00000000">
              <w:rPr>
                <w:rFonts w:ascii="Arial Unicode MS" w:cs="Arial Unicode MS" w:eastAsia="Arial Unicode MS" w:hAnsi="Arial Unicode MS"/>
                <w:rtl w:val="0"/>
              </w:rPr>
              <w:t xml:space="preserve">5. 처리 결과를 JSON 또는 HTML 형식으로 변환하여 반환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Fonts w:ascii="Arial Unicode MS" w:cs="Arial Unicode MS" w:eastAsia="Arial Unicode MS" w:hAnsi="Arial Unicode MS"/>
                <w:rtl w:val="0"/>
              </w:rPr>
              <w:t xml:space="preserve">사용자의 요청</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Fonts w:ascii="Arial Unicode MS" w:cs="Arial Unicode MS" w:eastAsia="Arial Unicode MS" w:hAnsi="Arial Unicode MS"/>
                <w:rtl w:val="0"/>
              </w:rPr>
              <w:t xml:space="preserve">사용자에게 응답</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Fonts w:ascii="Arial Unicode MS" w:cs="Arial Unicode MS" w:eastAsia="Arial Unicode MS" w:hAnsi="Arial Unicode MS"/>
                <w:rtl w:val="0"/>
              </w:rPr>
              <w:t xml:space="preserve">GET /: 메인 페이지(HTML) 반환</w:t>
            </w:r>
          </w:p>
          <w:p w:rsidR="00000000" w:rsidDel="00000000" w:rsidP="00000000" w:rsidRDefault="00000000" w:rsidRPr="00000000" w14:paraId="000001A9">
            <w:pPr>
              <w:widowControl w:val="0"/>
              <w:spacing w:line="240" w:lineRule="auto"/>
              <w:rPr/>
            </w:pPr>
            <w:r w:rsidDel="00000000" w:rsidR="00000000" w:rsidRPr="00000000">
              <w:rPr>
                <w:rFonts w:ascii="Arial Unicode MS" w:cs="Arial Unicode MS" w:eastAsia="Arial Unicode MS" w:hAnsi="Arial Unicode MS"/>
                <w:rtl w:val="0"/>
              </w:rPr>
              <w:t xml:space="preserve">POST /api/analyze: 리뷰 분석 요청 처리</w:t>
            </w:r>
          </w:p>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GET /api/library: 개인 라이브러리 조회 요청 처리</w:t>
            </w:r>
          </w:p>
          <w:p w:rsidR="00000000" w:rsidDel="00000000" w:rsidP="00000000" w:rsidRDefault="00000000" w:rsidRPr="00000000" w14:paraId="000001AB">
            <w:pPr>
              <w:widowControl w:val="0"/>
              <w:spacing w:line="240" w:lineRule="auto"/>
              <w:rPr/>
            </w:pPr>
            <w:r w:rsidDel="00000000" w:rsidR="00000000" w:rsidRPr="00000000">
              <w:rPr>
                <w:rFonts w:ascii="Arial Unicode MS" w:cs="Arial Unicode MS" w:eastAsia="Arial Unicode MS" w:hAnsi="Arial Unicode MS"/>
                <w:rtl w:val="0"/>
              </w:rPr>
              <w:t xml:space="preserve">POST /api/auth/login: 로그인 요청 처리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1. 사용자 인증 모듈: 인증 필요한 요청 처리</w:t>
            </w:r>
          </w:p>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2. 퍼사드 모듈: 핵심 기능(리뷰 분석, 저장 등) 처리 위임</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Fonts w:ascii="Arial Unicode MS" w:cs="Arial Unicode MS" w:eastAsia="Arial Unicode MS" w:hAnsi="Arial Unicode MS"/>
                <w:rtl w:val="0"/>
              </w:rPr>
              <w:t xml:space="preserve">1. 정의되지 않은 URL 경로로 요청이 들어올 경우</w:t>
            </w:r>
          </w:p>
          <w:p w:rsidR="00000000" w:rsidDel="00000000" w:rsidP="00000000" w:rsidRDefault="00000000" w:rsidRPr="00000000" w14:paraId="000001B1">
            <w:pPr>
              <w:widowControl w:val="0"/>
              <w:spacing w:line="240" w:lineRule="auto"/>
              <w:rPr/>
            </w:pPr>
            <w:r w:rsidDel="00000000" w:rsidR="00000000" w:rsidRPr="00000000">
              <w:rPr>
                <w:rFonts w:ascii="Arial Unicode MS" w:cs="Arial Unicode MS" w:eastAsia="Arial Unicode MS" w:hAnsi="Arial Unicode MS"/>
                <w:rtl w:val="0"/>
              </w:rPr>
              <w:t xml:space="preserve">2. 허용되지 않은 HTTP 메소드(예: GET만 가능한데 POST로 요청)로 요청 시</w:t>
            </w:r>
          </w:p>
          <w:p w:rsidR="00000000" w:rsidDel="00000000" w:rsidP="00000000" w:rsidRDefault="00000000" w:rsidRPr="00000000" w14:paraId="000001B2">
            <w:pPr>
              <w:widowControl w:val="0"/>
              <w:spacing w:line="240" w:lineRule="auto"/>
              <w:rPr/>
            </w:pPr>
            <w:r w:rsidDel="00000000" w:rsidR="00000000" w:rsidRPr="00000000">
              <w:rPr>
                <w:rFonts w:ascii="Arial Unicode MS" w:cs="Arial Unicode MS" w:eastAsia="Arial Unicode MS" w:hAnsi="Arial Unicode MS"/>
                <w:rtl w:val="0"/>
              </w:rPr>
              <w:t xml:space="preserve">3.  서버 내부의 예측하지 못한 오류 발생 시</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Fonts w:ascii="Arial Unicode MS" w:cs="Arial Unicode MS" w:eastAsia="Arial Unicode MS" w:hAnsi="Arial Unicode MS"/>
                <w:rtl w:val="0"/>
              </w:rPr>
              <w:t xml:space="preserve">동시 요청을 안정적으로 1초에 100개 수행.</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Fonts w:ascii="Arial Unicode MS" w:cs="Arial Unicode MS" w:eastAsia="Arial Unicode MS" w:hAnsi="Arial Unicode MS"/>
                <w:rtl w:val="0"/>
              </w:rPr>
              <w:t xml:space="preserve">클라이언트 입력에 대해 유효성 검사.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Fonts w:ascii="Arial Unicode MS" w:cs="Arial Unicode MS" w:eastAsia="Arial Unicode MS" w:hAnsi="Arial Unicode MS"/>
                <w:rtl w:val="0"/>
              </w:rPr>
              <w:t xml:space="preserve">Flask 프레임워크를 사용하여 구현.</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tbl>
      <w:tblPr>
        <w:tblStyle w:val="Table2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FACADE-1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Fonts w:ascii="Arial Unicode MS" w:cs="Arial Unicode MS" w:eastAsia="Arial Unicode MS" w:hAnsi="Arial Unicode MS"/>
                <w:rtl w:val="0"/>
              </w:rPr>
              <w:t xml:space="preserve">퍼사드 모듈 (Facade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Fonts w:ascii="Arial Unicode MS" w:cs="Arial Unicode MS" w:eastAsia="Arial Unicode MS" w:hAnsi="Arial Unicode MS"/>
                <w:rtl w:val="0"/>
              </w:rPr>
              <w:t xml:space="preserve">'리뷰 분석'과 '라이브러리 조회' 등 핵심 기능을 수행하는 모듈.</w:t>
            </w:r>
          </w:p>
          <w:p w:rsidR="00000000" w:rsidDel="00000000" w:rsidP="00000000" w:rsidRDefault="00000000" w:rsidRPr="00000000" w14:paraId="000001C3">
            <w:pPr>
              <w:widowControl w:val="0"/>
              <w:spacing w:line="240" w:lineRule="auto"/>
              <w:rPr/>
            </w:pPr>
            <w:r w:rsidDel="00000000" w:rsidR="00000000" w:rsidRPr="00000000">
              <w:rPr>
                <w:rFonts w:ascii="Arial Unicode MS" w:cs="Arial Unicode MS" w:eastAsia="Arial Unicode MS" w:hAnsi="Arial Unicode MS"/>
                <w:rtl w:val="0"/>
              </w:rPr>
              <w:t xml:space="preserve">웹 서버 모듈로부터 요청을 받아, 데이터베이스 조회, 웹 크롤링, AI 분석 등 복잡한 하위 작업들의 작업 순서 정의. 정보 은닉 수행.</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Fonts w:ascii="Arial Unicode MS" w:cs="Arial Unicode MS" w:eastAsia="Arial Unicode MS" w:hAnsi="Arial Unicode MS"/>
                <w:rtl w:val="0"/>
              </w:rPr>
              <w:t xml:space="preserve">리뷰 분석 프로세스 관리:&lt;br&gt; 1. DB 캐시 확인&lt;br&gt; 2. 캐시 부재 시, 크롤러 및 AI 분석 모듈 순차 호출&lt;br&gt; 3. 분석 완료 후, 결과를 DB에 캐싱&lt;br&gt;- 개인 라이브러리 기능 관리:&lt;br&gt; - 분석 결과 저장/삭제&lt;br&gt; - 사용자별 라이브러리 목록 조회</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Fonts w:ascii="Arial Unicode MS" w:cs="Arial Unicode MS" w:eastAsia="Arial Unicode MS" w:hAnsi="Arial Unicode MS"/>
                <w:rtl w:val="0"/>
              </w:rPr>
              <w:t xml:space="preserve">리뷰 분석</w:t>
            </w:r>
          </w:p>
          <w:p w:rsidR="00000000" w:rsidDel="00000000" w:rsidP="00000000" w:rsidRDefault="00000000" w:rsidRPr="00000000" w14:paraId="000001C8">
            <w:pPr>
              <w:widowControl w:val="0"/>
              <w:numPr>
                <w:ilvl w:val="0"/>
                <w:numId w:val="7"/>
              </w:numPr>
              <w:spacing w:line="240" w:lineRule="auto"/>
              <w:ind w:left="720" w:hanging="360"/>
            </w:pPr>
            <w:r w:rsidDel="00000000" w:rsidR="00000000" w:rsidRPr="00000000">
              <w:rPr>
                <w:rtl w:val="0"/>
              </w:rPr>
              <w:t xml:space="preserve">URL, Keywords</w:t>
            </w:r>
          </w:p>
          <w:p w:rsidR="00000000" w:rsidDel="00000000" w:rsidP="00000000" w:rsidRDefault="00000000" w:rsidRPr="00000000" w14:paraId="000001C9">
            <w:pPr>
              <w:widowControl w:val="0"/>
              <w:spacing w:line="240" w:lineRule="auto"/>
              <w:rPr/>
            </w:pPr>
            <w:r w:rsidDel="00000000" w:rsidR="00000000" w:rsidRPr="00000000">
              <w:rPr>
                <w:rFonts w:ascii="Arial Unicode MS" w:cs="Arial Unicode MS" w:eastAsia="Arial Unicode MS" w:hAnsi="Arial Unicode MS"/>
                <w:rtl w:val="0"/>
              </w:rPr>
              <w:t xml:space="preserve">라이브러리 저장</w:t>
            </w:r>
          </w:p>
          <w:p w:rsidR="00000000" w:rsidDel="00000000" w:rsidP="00000000" w:rsidRDefault="00000000" w:rsidRPr="00000000" w14:paraId="000001CA">
            <w:pPr>
              <w:widowControl w:val="0"/>
              <w:numPr>
                <w:ilvl w:val="0"/>
                <w:numId w:val="5"/>
              </w:numPr>
              <w:spacing w:line="240" w:lineRule="auto"/>
              <w:ind w:left="720" w:hanging="360"/>
            </w:pPr>
            <w:r w:rsidDel="00000000" w:rsidR="00000000" w:rsidRPr="00000000">
              <w:rPr>
                <w:rtl w:val="0"/>
              </w:rPr>
              <w:t xml:space="preserve">user_id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Fonts w:ascii="Arial Unicode MS" w:cs="Arial Unicode MS" w:eastAsia="Arial Unicode MS" w:hAnsi="Arial Unicode MS"/>
                <w:rtl w:val="0"/>
              </w:rPr>
              <w:t xml:space="preserve">리뷰 분석 결과: AI 분석 모듈이 생성한 분석 데이터 결과</w:t>
            </w:r>
          </w:p>
          <w:p w:rsidR="00000000" w:rsidDel="00000000" w:rsidP="00000000" w:rsidRDefault="00000000" w:rsidRPr="00000000" w14:paraId="000001CD">
            <w:pPr>
              <w:widowControl w:val="0"/>
              <w:spacing w:line="240" w:lineRule="auto"/>
              <w:rPr/>
            </w:pPr>
            <w:r w:rsidDel="00000000" w:rsidR="00000000" w:rsidRPr="00000000">
              <w:rPr>
                <w:rFonts w:ascii="Arial Unicode MS" w:cs="Arial Unicode MS" w:eastAsia="Arial Unicode MS" w:hAnsi="Arial Unicode MS"/>
                <w:rtl w:val="0"/>
              </w:rPr>
              <w:t xml:space="preserve">라이브러리 기능 결과: 성공/실패 여부</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Fonts w:ascii="Arial Unicode MS" w:cs="Arial Unicode MS" w:eastAsia="Arial Unicode MS" w:hAnsi="Arial Unicode MS"/>
                <w:rtl w:val="0"/>
              </w:rPr>
              <w:t xml:space="preserve">1. 리뷰 분석 프로세스를 실행하고 결과를 반환</w:t>
            </w:r>
          </w:p>
          <w:p w:rsidR="00000000" w:rsidDel="00000000" w:rsidP="00000000" w:rsidRDefault="00000000" w:rsidRPr="00000000" w14:paraId="000001D0">
            <w:pPr>
              <w:widowControl w:val="0"/>
              <w:spacing w:line="240" w:lineRule="auto"/>
              <w:rPr/>
            </w:pPr>
            <w:r w:rsidDel="00000000" w:rsidR="00000000" w:rsidRPr="00000000">
              <w:rPr>
                <w:rFonts w:ascii="Arial Unicode MS" w:cs="Arial Unicode MS" w:eastAsia="Arial Unicode MS" w:hAnsi="Arial Unicode MS"/>
                <w:rtl w:val="0"/>
              </w:rPr>
              <w:t xml:space="preserve">2. 분석 결과를 라이브러리에 추가</w:t>
            </w:r>
          </w:p>
          <w:p w:rsidR="00000000" w:rsidDel="00000000" w:rsidP="00000000" w:rsidRDefault="00000000" w:rsidRPr="00000000" w14:paraId="000001D1">
            <w:pPr>
              <w:widowControl w:val="0"/>
              <w:spacing w:line="240" w:lineRule="auto"/>
              <w:rPr/>
            </w:pPr>
            <w:r w:rsidDel="00000000" w:rsidR="00000000" w:rsidRPr="00000000">
              <w:rPr>
                <w:rFonts w:ascii="Arial Unicode MS" w:cs="Arial Unicode MS" w:eastAsia="Arial Unicode MS" w:hAnsi="Arial Unicode MS"/>
                <w:rtl w:val="0"/>
              </w:rPr>
              <w:t xml:space="preserve">3. 특정 사용자의 라이브러리 목록을 반환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Fonts w:ascii="Arial Unicode MS" w:cs="Arial Unicode MS" w:eastAsia="Arial Unicode MS" w:hAnsi="Arial Unicode MS"/>
                <w:rtl w:val="0"/>
              </w:rPr>
              <w:t xml:space="preserve">1. 데이터베이스 모듈: 분석 결과 캐시 조회/저장, 라이브러리 정보</w:t>
            </w:r>
          </w:p>
          <w:p w:rsidR="00000000" w:rsidDel="00000000" w:rsidP="00000000" w:rsidRDefault="00000000" w:rsidRPr="00000000" w14:paraId="000001D4">
            <w:pPr>
              <w:widowControl w:val="0"/>
              <w:spacing w:line="240" w:lineRule="auto"/>
              <w:rPr/>
            </w:pPr>
            <w:r w:rsidDel="00000000" w:rsidR="00000000" w:rsidRPr="00000000">
              <w:rPr>
                <w:rFonts w:ascii="Arial Unicode MS" w:cs="Arial Unicode MS" w:eastAsia="Arial Unicode MS" w:hAnsi="Arial Unicode MS"/>
                <w:rtl w:val="0"/>
              </w:rPr>
              <w:t xml:space="preserve">2. 크롤링&amp;스크래핑 모듈: 리뷰 데이터를 수집하기 위해 호출.</w:t>
            </w:r>
          </w:p>
          <w:p w:rsidR="00000000" w:rsidDel="00000000" w:rsidP="00000000" w:rsidRDefault="00000000" w:rsidRPr="00000000" w14:paraId="000001D5">
            <w:pPr>
              <w:widowControl w:val="0"/>
              <w:spacing w:line="240" w:lineRule="auto"/>
              <w:rPr/>
            </w:pPr>
            <w:r w:rsidDel="00000000" w:rsidR="00000000" w:rsidRPr="00000000">
              <w:rPr>
                <w:rFonts w:ascii="Arial Unicode MS" w:cs="Arial Unicode MS" w:eastAsia="Arial Unicode MS" w:hAnsi="Arial Unicode MS"/>
                <w:rtl w:val="0"/>
              </w:rPr>
              <w:t xml:space="preserve">3. AI 분석 모듈: 리뷰를 분석하기 위해 호출</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Fonts w:ascii="Arial Unicode MS" w:cs="Arial Unicode MS" w:eastAsia="Arial Unicode MS" w:hAnsi="Arial Unicode MS"/>
                <w:rtl w:val="0"/>
              </w:rPr>
              <w:t xml:space="preserve">1. 데이터베이스 오류: DB 연결 실패 또는 쿼리 오류 등</w:t>
            </w:r>
          </w:p>
          <w:p w:rsidR="00000000" w:rsidDel="00000000" w:rsidP="00000000" w:rsidRDefault="00000000" w:rsidRPr="00000000" w14:paraId="000001D8">
            <w:pPr>
              <w:widowControl w:val="0"/>
              <w:spacing w:line="240" w:lineRule="auto"/>
              <w:rPr/>
            </w:pPr>
            <w:r w:rsidDel="00000000" w:rsidR="00000000" w:rsidRPr="00000000">
              <w:rPr>
                <w:rFonts w:ascii="Arial Unicode MS" w:cs="Arial Unicode MS" w:eastAsia="Arial Unicode MS" w:hAnsi="Arial Unicode MS"/>
                <w:rtl w:val="0"/>
              </w:rPr>
              <w:t xml:space="preserve">2. 크롤링 실패: 대상 웹사이트의 구조가 변경되거나 접속이 불가능할 경우</w:t>
            </w:r>
          </w:p>
          <w:p w:rsidR="00000000" w:rsidDel="00000000" w:rsidP="00000000" w:rsidRDefault="00000000" w:rsidRPr="00000000" w14:paraId="000001D9">
            <w:pPr>
              <w:widowControl w:val="0"/>
              <w:spacing w:line="240" w:lineRule="auto"/>
              <w:rPr/>
            </w:pPr>
            <w:r w:rsidDel="00000000" w:rsidR="00000000" w:rsidRPr="00000000">
              <w:rPr>
                <w:rFonts w:ascii="Arial Unicode MS" w:cs="Arial Unicode MS" w:eastAsia="Arial Unicode MS" w:hAnsi="Arial Unicode MS"/>
                <w:rtl w:val="0"/>
              </w:rPr>
              <w:t xml:space="preserve">3. AI 분석 실패: AI API 호출이 실패하거나 응답이 없을 경우</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Fonts w:ascii="Arial Unicode MS" w:cs="Arial Unicode MS" w:eastAsia="Arial Unicode MS" w:hAnsi="Arial Unicode MS"/>
                <w:rtl w:val="0"/>
              </w:rPr>
              <w:t xml:space="preserve">라이브러리 조회 시 3초 이내에 결과를 반환</w:t>
            </w:r>
          </w:p>
          <w:p w:rsidR="00000000" w:rsidDel="00000000" w:rsidP="00000000" w:rsidRDefault="00000000" w:rsidRPr="00000000" w14:paraId="000001DC">
            <w:pPr>
              <w:widowControl w:val="0"/>
              <w:spacing w:line="240" w:lineRule="auto"/>
              <w:rPr/>
            </w:pPr>
            <w:r w:rsidDel="00000000" w:rsidR="00000000" w:rsidRPr="00000000">
              <w:rPr>
                <w:rFonts w:ascii="Arial Unicode MS" w:cs="Arial Unicode MS" w:eastAsia="Arial Unicode MS" w:hAnsi="Arial Unicode MS"/>
                <w:rtl w:val="0"/>
              </w:rPr>
              <w:t xml:space="preserve">신규 리뷰 분석 요청은 90초 이내 처리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Fonts w:ascii="Arial Unicode MS" w:cs="Arial Unicode MS" w:eastAsia="Arial Unicode MS" w:hAnsi="Arial Unicode MS"/>
                <w:rtl w:val="0"/>
              </w:rPr>
              <w:t xml:space="preserve">퍼사드 디자인 패턴 적용</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tbl>
      <w:tblPr>
        <w:tblStyle w:val="Table2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CRAWL-1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Fonts w:ascii="Arial Unicode MS" w:cs="Arial Unicode MS" w:eastAsia="Arial Unicode MS" w:hAnsi="Arial Unicode MS"/>
                <w:rtl w:val="0"/>
              </w:rPr>
              <w:t xml:space="preserve">크롤링 &amp; 스크래핑 모듈 (Crawling &amp; Scraping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Fonts w:ascii="Arial Unicode MS" w:cs="Arial Unicode MS" w:eastAsia="Arial Unicode MS" w:hAnsi="Arial Unicode MS"/>
                <w:rtl w:val="0"/>
              </w:rPr>
              <w:t xml:space="preserve">쿠팡의 제품 페이지로부터 리뷰 데이터를 수집(크롤링)하고, 수집된 HTML 문서에서 필요한 데이터를 추출(스크래핑)하는 모듈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Fonts w:ascii="Arial Unicode MS" w:cs="Arial Unicode MS" w:eastAsia="Arial Unicode MS" w:hAnsi="Arial Unicode MS"/>
                <w:rtl w:val="0"/>
              </w:rPr>
              <w:t xml:space="preserve">1. 리뷰 수집</w:t>
            </w:r>
          </w:p>
          <w:p w:rsidR="00000000" w:rsidDel="00000000" w:rsidP="00000000" w:rsidRDefault="00000000" w:rsidRPr="00000000" w14:paraId="000001ED">
            <w:pPr>
              <w:widowControl w:val="0"/>
              <w:spacing w:line="240" w:lineRule="auto"/>
              <w:rPr/>
            </w:pPr>
            <w:r w:rsidDel="00000000" w:rsidR="00000000" w:rsidRPr="00000000">
              <w:rPr>
                <w:rFonts w:ascii="Arial Unicode MS" w:cs="Arial Unicode MS" w:eastAsia="Arial Unicode MS" w:hAnsi="Arial Unicode MS"/>
                <w:rtl w:val="0"/>
              </w:rPr>
              <w:t xml:space="preserve">2. HTML 파싱</w:t>
            </w:r>
          </w:p>
          <w:p w:rsidR="00000000" w:rsidDel="00000000" w:rsidP="00000000" w:rsidRDefault="00000000" w:rsidRPr="00000000" w14:paraId="000001EE">
            <w:pPr>
              <w:widowControl w:val="0"/>
              <w:spacing w:line="240" w:lineRule="auto"/>
              <w:rPr/>
            </w:pPr>
            <w:r w:rsidDel="00000000" w:rsidR="00000000" w:rsidRPr="00000000">
              <w:rPr>
                <w:rFonts w:ascii="Arial Unicode MS" w:cs="Arial Unicode MS" w:eastAsia="Arial Unicode MS" w:hAnsi="Arial Unicode MS"/>
                <w:rtl w:val="0"/>
              </w:rPr>
              <w:t xml:space="preserve">3. 데이터 추출</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url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Fonts w:ascii="Arial Unicode MS" w:cs="Arial Unicode MS" w:eastAsia="Arial Unicode MS" w:hAnsi="Arial Unicode MS"/>
                <w:rtl w:val="0"/>
              </w:rPr>
              <w:t xml:space="preserve">리뷰 데이터</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Fonts w:ascii="Arial Unicode MS" w:cs="Arial Unicode MS" w:eastAsia="Arial Unicode MS" w:hAnsi="Arial Unicode MS"/>
                <w:rtl w:val="0"/>
              </w:rPr>
              <w:t xml:space="preserve">1. 쿠팡 url에 대한 크롤링</w:t>
            </w:r>
          </w:p>
          <w:p w:rsidR="00000000" w:rsidDel="00000000" w:rsidP="00000000" w:rsidRDefault="00000000" w:rsidRPr="00000000" w14:paraId="000001F5">
            <w:pPr>
              <w:widowControl w:val="0"/>
              <w:spacing w:line="240" w:lineRule="auto"/>
              <w:rPr/>
            </w:pPr>
            <w:r w:rsidDel="00000000" w:rsidR="00000000" w:rsidRPr="00000000">
              <w:rPr>
                <w:rFonts w:ascii="Arial Unicode MS" w:cs="Arial Unicode MS" w:eastAsia="Arial Unicode MS" w:hAnsi="Arial Unicode MS"/>
                <w:rtl w:val="0"/>
              </w:rPr>
              <w:t xml:space="preserve">2. 필요한 리뷰 데이터 스크래핑</w:t>
            </w:r>
          </w:p>
          <w:p w:rsidR="00000000" w:rsidDel="00000000" w:rsidP="00000000" w:rsidRDefault="00000000" w:rsidRPr="00000000" w14:paraId="000001F6">
            <w:pPr>
              <w:widowControl w:val="0"/>
              <w:spacing w:line="240" w:lineRule="auto"/>
              <w:rPr/>
            </w:pPr>
            <w:r w:rsidDel="00000000" w:rsidR="00000000" w:rsidRPr="00000000">
              <w:rPr>
                <w:rFonts w:ascii="Arial Unicode MS" w:cs="Arial Unicode MS" w:eastAsia="Arial Unicode MS" w:hAnsi="Arial Unicode MS"/>
                <w:rtl w:val="0"/>
              </w:rPr>
              <w:t xml:space="preserve">3. 추출한 리뷰 데이터 형식 지정 및 반환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Fonts w:ascii="Arial Unicode MS" w:cs="Arial Unicode MS" w:eastAsia="Arial Unicode MS" w:hAnsi="Arial Unicode MS"/>
                <w:rtl w:val="0"/>
              </w:rPr>
              <w:t xml:space="preserve">외부 쿠팡 사이트: 쿠팡 사이트 HTML 구조에 강한 의존</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Fonts w:ascii="Arial Unicode MS" w:cs="Arial Unicode MS" w:eastAsia="Arial Unicode MS" w:hAnsi="Arial Unicode MS"/>
                <w:rtl w:val="0"/>
              </w:rPr>
              <w:t xml:space="preserve">1. 크롤링 실패</w:t>
            </w:r>
          </w:p>
          <w:p w:rsidR="00000000" w:rsidDel="00000000" w:rsidP="00000000" w:rsidRDefault="00000000" w:rsidRPr="00000000" w14:paraId="000001FB">
            <w:pPr>
              <w:widowControl w:val="0"/>
              <w:spacing w:line="240" w:lineRule="auto"/>
              <w:rPr/>
            </w:pPr>
            <w:r w:rsidDel="00000000" w:rsidR="00000000" w:rsidRPr="00000000">
              <w:rPr>
                <w:rFonts w:ascii="Arial Unicode MS" w:cs="Arial Unicode MS" w:eastAsia="Arial Unicode MS" w:hAnsi="Arial Unicode MS"/>
                <w:rtl w:val="0"/>
              </w:rPr>
              <w:t xml:space="preserve">2. 스크래핑 실패</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Fonts w:ascii="Arial Unicode MS" w:cs="Arial Unicode MS" w:eastAsia="Arial Unicode MS" w:hAnsi="Arial Unicode MS"/>
                <w:rtl w:val="0"/>
              </w:rPr>
              <w:t xml:space="preserve">0~10초 사이의 random한 지연 시간 부여</w:t>
            </w:r>
          </w:p>
          <w:p w:rsidR="00000000" w:rsidDel="00000000" w:rsidP="00000000" w:rsidRDefault="00000000" w:rsidRPr="00000000" w14:paraId="000001FE">
            <w:pPr>
              <w:widowControl w:val="0"/>
              <w:spacing w:line="240" w:lineRule="auto"/>
              <w:rPr/>
            </w:pPr>
            <w:r w:rsidDel="00000000" w:rsidR="00000000" w:rsidRPr="00000000">
              <w:rPr>
                <w:rFonts w:ascii="Arial Unicode MS" w:cs="Arial Unicode MS" w:eastAsia="Arial Unicode MS" w:hAnsi="Arial Unicode MS"/>
                <w:rtl w:val="0"/>
              </w:rPr>
              <w:t xml:space="preserve">본문이 없는 리뷰는 수집해서는 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Fonts w:ascii="Arial Unicode MS" w:cs="Arial Unicode MS" w:eastAsia="Arial Unicode MS" w:hAnsi="Arial Unicode MS"/>
                <w:rtl w:val="0"/>
              </w:rPr>
              <w:t xml:space="preserve">과도한 트래픽 유발을 방지하기 위해 0~10초 사이의 random한 지연 시간 부여</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2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DB-1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Fonts w:ascii="Arial Unicode MS" w:cs="Arial Unicode MS" w:eastAsia="Arial Unicode MS" w:hAnsi="Arial Unicode MS"/>
                <w:rtl w:val="0"/>
              </w:rPr>
              <w:t xml:space="preserve">데이터베이스 모듈 (Database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Fonts w:ascii="Arial Unicode MS" w:cs="Arial Unicode MS" w:eastAsia="Arial Unicode MS" w:hAnsi="Arial Unicode MS"/>
                <w:rtl w:val="0"/>
              </w:rPr>
              <w:t xml:space="preserve">모든 영구 데이터(사용자 정보, 분석 결과, 라이브러리 등)를 MySQL에 저장(Create), 조회(Read), 수정(Update), 삭제(Delete)하는 모듈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Fonts w:ascii="Arial Unicode MS" w:cs="Arial Unicode MS" w:eastAsia="Arial Unicode MS" w:hAnsi="Arial Unicode MS"/>
                <w:rtl w:val="0"/>
              </w:rPr>
              <w:t xml:space="preserve">1. 회원가입/로그인 시 사용자 조회</w:t>
            </w:r>
          </w:p>
          <w:p w:rsidR="00000000" w:rsidDel="00000000" w:rsidP="00000000" w:rsidRDefault="00000000" w:rsidRPr="00000000" w14:paraId="0000020F">
            <w:pPr>
              <w:widowControl w:val="0"/>
              <w:spacing w:line="240" w:lineRule="auto"/>
              <w:rPr/>
            </w:pPr>
            <w:r w:rsidDel="00000000" w:rsidR="00000000" w:rsidRPr="00000000">
              <w:rPr>
                <w:rFonts w:ascii="Arial Unicode MS" w:cs="Arial Unicode MS" w:eastAsia="Arial Unicode MS" w:hAnsi="Arial Unicode MS"/>
                <w:rtl w:val="0"/>
              </w:rPr>
              <w:t xml:space="preserve">2. 라이브러리 데이터 관리</w:t>
            </w:r>
          </w:p>
          <w:p w:rsidR="00000000" w:rsidDel="00000000" w:rsidP="00000000" w:rsidRDefault="00000000" w:rsidRPr="00000000" w14:paraId="00000210">
            <w:pPr>
              <w:widowControl w:val="0"/>
              <w:spacing w:line="240" w:lineRule="auto"/>
              <w:rPr/>
            </w:pPr>
            <w:r w:rsidDel="00000000" w:rsidR="00000000" w:rsidRPr="00000000">
              <w:rPr>
                <w:rFonts w:ascii="Arial Unicode MS" w:cs="Arial Unicode MS" w:eastAsia="Arial Unicode MS" w:hAnsi="Arial Unicode MS"/>
                <w:rtl w:val="0"/>
              </w:rPr>
              <w:t xml:space="preserve">3. 분석 결과 데이터 저장</w:t>
            </w:r>
          </w:p>
          <w:p w:rsidR="00000000" w:rsidDel="00000000" w:rsidP="00000000" w:rsidRDefault="00000000" w:rsidRPr="00000000" w14:paraId="00000211">
            <w:pPr>
              <w:widowControl w:val="0"/>
              <w:spacing w:line="240" w:lineRule="auto"/>
              <w:rPr/>
            </w:pPr>
            <w:r w:rsidDel="00000000" w:rsidR="00000000" w:rsidRPr="00000000">
              <w:rPr>
                <w:rFonts w:ascii="Arial Unicode MS" w:cs="Arial Unicode MS" w:eastAsia="Arial Unicode MS" w:hAnsi="Arial Unicode MS"/>
                <w:rtl w:val="0"/>
              </w:rPr>
              <w:t xml:space="preserve">4. SQL 쿼리 실행</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Fonts w:ascii="Arial Unicode MS" w:cs="Arial Unicode MS" w:eastAsia="Arial Unicode MS" w:hAnsi="Arial Unicode MS"/>
                <w:rtl w:val="0"/>
              </w:rPr>
              <w:t xml:space="preserve">user_data: 회원가입/로그인에 필요한 user 정보(user_name)</w:t>
            </w:r>
          </w:p>
          <w:p w:rsidR="00000000" w:rsidDel="00000000" w:rsidP="00000000" w:rsidRDefault="00000000" w:rsidRPr="00000000" w14:paraId="00000214">
            <w:pPr>
              <w:widowControl w:val="0"/>
              <w:spacing w:line="240" w:lineRule="auto"/>
              <w:rPr/>
            </w:pPr>
            <w:r w:rsidDel="00000000" w:rsidR="00000000" w:rsidRPr="00000000">
              <w:rPr>
                <w:rFonts w:ascii="Arial Unicode MS" w:cs="Arial Unicode MS" w:eastAsia="Arial Unicode MS" w:hAnsi="Arial Unicode MS"/>
                <w:rtl w:val="0"/>
              </w:rPr>
              <w:t xml:space="preserve">analysis_data : 분석 결과 정보(url, keywords)</w:t>
            </w:r>
          </w:p>
          <w:p w:rsidR="00000000" w:rsidDel="00000000" w:rsidP="00000000" w:rsidRDefault="00000000" w:rsidRPr="00000000" w14:paraId="00000215">
            <w:pPr>
              <w:widowControl w:val="0"/>
              <w:spacing w:line="240" w:lineRule="auto"/>
              <w:rPr/>
            </w:pPr>
            <w:r w:rsidDel="00000000" w:rsidR="00000000" w:rsidRPr="00000000">
              <w:rPr>
                <w:rFonts w:ascii="Arial Unicode MS" w:cs="Arial Unicode MS" w:eastAsia="Arial Unicode MS" w:hAnsi="Arial Unicode MS"/>
                <w:rtl w:val="0"/>
              </w:rPr>
              <w:t xml:space="preserve">library_data : 라이브러리 정보(user_id, analysis_id)</w:t>
              <w:br w:type="textWrapping"/>
              <w:t xml:space="preserve">category : 상품군 정보 category_name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Fonts w:ascii="Arial Unicode MS" w:cs="Arial Unicode MS" w:eastAsia="Arial Unicode MS" w:hAnsi="Arial Unicode MS"/>
                <w:rtl w:val="0"/>
              </w:rPr>
              <w:t xml:space="preserve">요청에 대한 데이터 객체</w:t>
            </w:r>
          </w:p>
          <w:p w:rsidR="00000000" w:rsidDel="00000000" w:rsidP="00000000" w:rsidRDefault="00000000" w:rsidRPr="00000000" w14:paraId="00000218">
            <w:pPr>
              <w:widowControl w:val="0"/>
              <w:spacing w:line="240" w:lineRule="auto"/>
              <w:rPr/>
            </w:pPr>
            <w:r w:rsidDel="00000000" w:rsidR="00000000" w:rsidRPr="00000000">
              <w:rPr>
                <w:rFonts w:ascii="Arial Unicode MS" w:cs="Arial Unicode MS" w:eastAsia="Arial Unicode MS" w:hAnsi="Arial Unicode MS"/>
                <w:rtl w:val="0"/>
              </w:rPr>
              <w:t xml:space="preserve">성공/실패 여부</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rtl w:val="0"/>
              </w:rPr>
              <w:t xml:space="preserve">1. 사용자 생성</w:t>
            </w:r>
          </w:p>
          <w:p w:rsidR="00000000" w:rsidDel="00000000" w:rsidP="00000000" w:rsidRDefault="00000000" w:rsidRPr="00000000" w14:paraId="0000021B">
            <w:pPr>
              <w:widowControl w:val="0"/>
              <w:spacing w:line="240" w:lineRule="auto"/>
              <w:rPr/>
            </w:pPr>
            <w:r w:rsidDel="00000000" w:rsidR="00000000" w:rsidRPr="00000000">
              <w:rPr>
                <w:rFonts w:ascii="Arial Unicode MS" w:cs="Arial Unicode MS" w:eastAsia="Arial Unicode MS" w:hAnsi="Arial Unicode MS"/>
                <w:rtl w:val="0"/>
              </w:rPr>
              <w:t xml:space="preserve">2. 사용자 조회</w:t>
            </w:r>
          </w:p>
          <w:p w:rsidR="00000000" w:rsidDel="00000000" w:rsidP="00000000" w:rsidRDefault="00000000" w:rsidRPr="00000000" w14:paraId="0000021C">
            <w:pPr>
              <w:widowControl w:val="0"/>
              <w:spacing w:line="240" w:lineRule="auto"/>
              <w:rPr/>
            </w:pPr>
            <w:r w:rsidDel="00000000" w:rsidR="00000000" w:rsidRPr="00000000">
              <w:rPr>
                <w:rFonts w:ascii="Arial Unicode MS" w:cs="Arial Unicode MS" w:eastAsia="Arial Unicode MS" w:hAnsi="Arial Unicode MS"/>
                <w:rtl w:val="0"/>
              </w:rPr>
              <w:t xml:space="preserve">3. 분석 결과 저장</w:t>
            </w:r>
          </w:p>
          <w:p w:rsidR="00000000" w:rsidDel="00000000" w:rsidP="00000000" w:rsidRDefault="00000000" w:rsidRPr="00000000" w14:paraId="0000021D">
            <w:pPr>
              <w:widowControl w:val="0"/>
              <w:spacing w:line="240" w:lineRule="auto"/>
              <w:rPr/>
            </w:pPr>
            <w:r w:rsidDel="00000000" w:rsidR="00000000" w:rsidRPr="00000000">
              <w:rPr>
                <w:rFonts w:ascii="Arial Unicode MS" w:cs="Arial Unicode MS" w:eastAsia="Arial Unicode MS" w:hAnsi="Arial Unicode MS"/>
                <w:rtl w:val="0"/>
              </w:rPr>
              <w:t xml:space="preserve">4. 라이브러리 조회</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Fonts w:ascii="Arial Unicode MS" w:cs="Arial Unicode MS" w:eastAsia="Arial Unicode MS" w:hAnsi="Arial Unicode MS"/>
                <w:rtl w:val="0"/>
              </w:rPr>
              <w:t xml:space="preserve">MySQL: SQL 를 통해 직접적으로 연동.</w:t>
            </w:r>
          </w:p>
          <w:p w:rsidR="00000000" w:rsidDel="00000000" w:rsidP="00000000" w:rsidRDefault="00000000" w:rsidRPr="00000000" w14:paraId="00000220">
            <w:pPr>
              <w:widowControl w:val="0"/>
              <w:spacing w:line="240" w:lineRule="auto"/>
              <w:rPr/>
            </w:pPr>
            <w:r w:rsidDel="00000000" w:rsidR="00000000" w:rsidRPr="00000000">
              <w:rPr>
                <w:rFonts w:ascii="Arial Unicode MS" w:cs="Arial Unicode MS" w:eastAsia="Arial Unicode MS" w:hAnsi="Arial Unicode MS"/>
                <w:rtl w:val="0"/>
              </w:rPr>
              <w:t xml:space="preserve">라이브러리: PyMySQL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Fonts w:ascii="Arial Unicode MS" w:cs="Arial Unicode MS" w:eastAsia="Arial Unicode MS" w:hAnsi="Arial Unicode MS"/>
                <w:rtl w:val="0"/>
              </w:rPr>
              <w:t xml:space="preserve">1. DB 연결 실패: 예외 처리</w:t>
            </w:r>
          </w:p>
          <w:p w:rsidR="00000000" w:rsidDel="00000000" w:rsidP="00000000" w:rsidRDefault="00000000" w:rsidRPr="00000000" w14:paraId="00000223">
            <w:pPr>
              <w:widowControl w:val="0"/>
              <w:spacing w:line="240" w:lineRule="auto"/>
              <w:rPr/>
            </w:pPr>
            <w:r w:rsidDel="00000000" w:rsidR="00000000" w:rsidRPr="00000000">
              <w:rPr>
                <w:rFonts w:ascii="Arial Unicode MS" w:cs="Arial Unicode MS" w:eastAsia="Arial Unicode MS" w:hAnsi="Arial Unicode MS"/>
                <w:rtl w:val="0"/>
              </w:rPr>
              <w:t xml:space="preserve">2. 데이터 무결성 오류: 동일한 user_name으로 가입하지 못하도록 방지</w:t>
            </w:r>
          </w:p>
          <w:p w:rsidR="00000000" w:rsidDel="00000000" w:rsidP="00000000" w:rsidRDefault="00000000" w:rsidRPr="00000000" w14:paraId="00000224">
            <w:pPr>
              <w:widowControl w:val="0"/>
              <w:spacing w:line="240" w:lineRule="auto"/>
              <w:rPr/>
            </w:pPr>
            <w:r w:rsidDel="00000000" w:rsidR="00000000" w:rsidRPr="00000000">
              <w:rPr>
                <w:rFonts w:ascii="Arial Unicode MS" w:cs="Arial Unicode MS" w:eastAsia="Arial Unicode MS" w:hAnsi="Arial Unicode MS"/>
                <w:rtl w:val="0"/>
              </w:rPr>
              <w:t xml:space="preserve">3. SQL 구문 오류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Fonts w:ascii="Arial Unicode MS" w:cs="Arial Unicode MS" w:eastAsia="Arial Unicode MS" w:hAnsi="Arial Unicode MS"/>
                <w:rtl w:val="0"/>
              </w:rPr>
              <w:t xml:space="preserve">단일 데이터 조회는 Primary key를 이용시 500ms 이내에 완료</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Fonts w:ascii="Arial Unicode MS" w:cs="Arial Unicode MS" w:eastAsia="Arial Unicode MS" w:hAnsi="Arial Unicode MS"/>
                <w:rtl w:val="0"/>
              </w:rPr>
              <w:t xml:space="preserve">SQL Injection : Parameterized Query 방식 사용하여 안전하게 처리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데이터베이스 스키마 변경이 발생할 경우 버전 관리 도구 사용</w:t>
            </w:r>
          </w:p>
          <w:p w:rsidR="00000000" w:rsidDel="00000000" w:rsidP="00000000" w:rsidRDefault="00000000" w:rsidRPr="00000000" w14:paraId="0000022B">
            <w:pPr>
              <w:widowControl w:val="0"/>
              <w:spacing w:line="240" w:lineRule="auto"/>
              <w:rPr/>
            </w:pPr>
            <w:r w:rsidDel="00000000" w:rsidR="00000000" w:rsidRPr="00000000">
              <w:rPr>
                <w:rFonts w:ascii="Arial Unicode MS" w:cs="Arial Unicode MS" w:eastAsia="Arial Unicode MS" w:hAnsi="Arial Unicode MS"/>
                <w:rtl w:val="0"/>
              </w:rPr>
              <w:t xml:space="preserve">추후 성능 향상을 위한 방식 고려</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tbl>
      <w:tblPr>
        <w:tblStyle w:val="Table2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30"/>
        <w:tblGridChange w:id="0">
          <w:tblGrid>
            <w:gridCol w:w="1800"/>
            <w:gridCol w:w="75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항목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모듈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AI-001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Fonts w:ascii="Arial Unicode MS" w:cs="Arial Unicode MS" w:eastAsia="Arial Unicode MS" w:hAnsi="Arial Unicode MS"/>
                <w:rtl w:val="0"/>
              </w:rPr>
              <w:t xml:space="preserve">모듈명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Fonts w:ascii="Arial Unicode MS" w:cs="Arial Unicode MS" w:eastAsia="Arial Unicode MS" w:hAnsi="Arial Unicode MS"/>
                <w:rtl w:val="0"/>
              </w:rPr>
              <w:t xml:space="preserve">AI 분석 모듈 (AI Module)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Fonts w:ascii="Arial Unicode MS" w:cs="Arial Unicode MS" w:eastAsia="Arial Unicode MS" w:hAnsi="Arial Unicode MS"/>
                <w:rtl w:val="0"/>
              </w:rPr>
              <w:t xml:space="preserve">모듈 개요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리뷰 텍스트 데이터와 사용자가 지정한 키워드를 입력받아, 외부 LLM API를 호출하여 텍스트를 분석하고 요약하는 모듈</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Fonts w:ascii="Arial Unicode MS" w:cs="Arial Unicode MS" w:eastAsia="Arial Unicode MS" w:hAnsi="Arial Unicode MS"/>
                <w:rtl w:val="0"/>
              </w:rPr>
              <w:t xml:space="preserve">주요 기능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Fonts w:ascii="Arial Unicode MS" w:cs="Arial Unicode MS" w:eastAsia="Arial Unicode MS" w:hAnsi="Arial Unicode MS"/>
                <w:rtl w:val="0"/>
              </w:rPr>
              <w:t xml:space="preserve">1. 외부 AI API 호출</w:t>
            </w:r>
          </w:p>
          <w:p w:rsidR="00000000" w:rsidDel="00000000" w:rsidP="00000000" w:rsidRDefault="00000000" w:rsidRPr="00000000" w14:paraId="00000238">
            <w:pPr>
              <w:widowControl w:val="0"/>
              <w:spacing w:line="240" w:lineRule="auto"/>
              <w:rPr/>
            </w:pPr>
            <w:r w:rsidDel="00000000" w:rsidR="00000000" w:rsidRPr="00000000">
              <w:rPr>
                <w:rFonts w:ascii="Arial Unicode MS" w:cs="Arial Unicode MS" w:eastAsia="Arial Unicode MS" w:hAnsi="Arial Unicode MS"/>
                <w:rtl w:val="0"/>
              </w:rPr>
              <w:t xml:space="preserve">2. API 요청을 위한 프롬프트(Prompt) 생성 (리뷰 데이터 + 분석 지시사항)</w:t>
            </w:r>
          </w:p>
          <w:p w:rsidR="00000000" w:rsidDel="00000000" w:rsidP="00000000" w:rsidRDefault="00000000" w:rsidRPr="00000000" w14:paraId="00000239">
            <w:pPr>
              <w:widowControl w:val="0"/>
              <w:spacing w:line="240" w:lineRule="auto"/>
              <w:rPr/>
            </w:pPr>
            <w:r w:rsidDel="00000000" w:rsidR="00000000" w:rsidRPr="00000000">
              <w:rPr>
                <w:rFonts w:ascii="Arial Unicode MS" w:cs="Arial Unicode MS" w:eastAsia="Arial Unicode MS" w:hAnsi="Arial Unicode MS"/>
                <w:rtl w:val="0"/>
              </w:rPr>
              <w:t xml:space="preserve">3. API 관련</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reviews_text, keywords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Fonts w:ascii="Arial Unicode MS" w:cs="Arial Unicode MS" w:eastAsia="Arial Unicode MS" w:hAnsi="Arial Unicode MS"/>
                <w:rtl w:val="0"/>
              </w:rPr>
              <w:t xml:space="preserve">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리뷰 분석 결과</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Fonts w:ascii="Arial Unicode MS" w:cs="Arial Unicode MS" w:eastAsia="Arial Unicode MS" w:hAnsi="Arial Unicode MS"/>
                <w:rtl w:val="0"/>
              </w:rPr>
              <w:t xml:space="preserve">인터페이스(API)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Fonts w:ascii="Arial Unicode MS" w:cs="Arial Unicode MS" w:eastAsia="Arial Unicode MS" w:hAnsi="Arial Unicode MS"/>
                <w:rtl w:val="0"/>
              </w:rPr>
              <w:t xml:space="preserve">1. 리뷰 분석을 수행</w:t>
            </w:r>
          </w:p>
          <w:p w:rsidR="00000000" w:rsidDel="00000000" w:rsidP="00000000" w:rsidRDefault="00000000" w:rsidRPr="00000000" w14:paraId="00000240">
            <w:pPr>
              <w:widowControl w:val="0"/>
              <w:spacing w:line="240" w:lineRule="auto"/>
              <w:rPr/>
            </w:pPr>
            <w:r w:rsidDel="00000000" w:rsidR="00000000" w:rsidRPr="00000000">
              <w:rPr>
                <w:rFonts w:ascii="Arial Unicode MS" w:cs="Arial Unicode MS" w:eastAsia="Arial Unicode MS" w:hAnsi="Arial Unicode MS"/>
                <w:rtl w:val="0"/>
              </w:rPr>
              <w:t xml:space="preserve">2. 리뷰 분석 결과 형식 지정 및 반환</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의존 모듈/외부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1. AI API: 외부 AI 와 연동</w:t>
            </w:r>
          </w:p>
        </w:tc>
      </w:tr>
      <w:tr>
        <w:trPr>
          <w:cantSplit w:val="0"/>
          <w:trHeight w:val="983.93554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Fonts w:ascii="Arial Unicode MS" w:cs="Arial Unicode MS" w:eastAsia="Arial Unicode MS" w:hAnsi="Arial Unicode MS"/>
                <w:rtl w:val="0"/>
              </w:rPr>
              <w:t xml:space="preserve">에러처리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Fonts w:ascii="Arial Unicode MS" w:cs="Arial Unicode MS" w:eastAsia="Arial Unicode MS" w:hAnsi="Arial Unicode MS"/>
                <w:rtl w:val="0"/>
              </w:rPr>
              <w:t xml:space="preserve">1. API 인증 실패</w:t>
            </w:r>
          </w:p>
          <w:p w:rsidR="00000000" w:rsidDel="00000000" w:rsidP="00000000" w:rsidRDefault="00000000" w:rsidRPr="00000000" w14:paraId="00000245">
            <w:pPr>
              <w:widowControl w:val="0"/>
              <w:spacing w:line="240" w:lineRule="auto"/>
              <w:rPr/>
            </w:pPr>
            <w:r w:rsidDel="00000000" w:rsidR="00000000" w:rsidRPr="00000000">
              <w:rPr>
                <w:rFonts w:ascii="Arial Unicode MS" w:cs="Arial Unicode MS" w:eastAsia="Arial Unicode MS" w:hAnsi="Arial Unicode MS"/>
                <w:rtl w:val="0"/>
              </w:rPr>
              <w:t xml:space="preserve">2. API 호출 실패</w:t>
            </w:r>
          </w:p>
          <w:p w:rsidR="00000000" w:rsidDel="00000000" w:rsidP="00000000" w:rsidRDefault="00000000" w:rsidRPr="00000000" w14:paraId="00000246">
            <w:pPr>
              <w:widowControl w:val="0"/>
              <w:spacing w:line="240" w:lineRule="auto"/>
              <w:rPr/>
            </w:pPr>
            <w:r w:rsidDel="00000000" w:rsidR="00000000" w:rsidRPr="00000000">
              <w:rPr>
                <w:rFonts w:ascii="Arial Unicode MS" w:cs="Arial Unicode MS" w:eastAsia="Arial Unicode MS" w:hAnsi="Arial Unicode MS"/>
                <w:rtl w:val="0"/>
              </w:rPr>
              <w:t xml:space="preserve">3. API 사용량 초과</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Fonts w:ascii="Arial Unicode MS" w:cs="Arial Unicode MS" w:eastAsia="Arial Unicode MS" w:hAnsi="Arial Unicode MS"/>
                <w:rtl w:val="0"/>
              </w:rPr>
              <w:t xml:space="preserve">성능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Fonts w:ascii="Arial Unicode MS" w:cs="Arial Unicode MS" w:eastAsia="Arial Unicode MS" w:hAnsi="Arial Unicode MS"/>
                <w:rtl w:val="0"/>
              </w:rPr>
              <w:t xml:space="preserve">AI 요약 및 결과 제공은 최대 30초 이내에 완료</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Fonts w:ascii="Arial Unicode MS" w:cs="Arial Unicode MS" w:eastAsia="Arial Unicode MS" w:hAnsi="Arial Unicode MS"/>
                <w:rtl w:val="0"/>
              </w:rPr>
              <w:t xml:space="preserve">보안 요구사항(opt.)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Fonts w:ascii="Arial Unicode MS" w:cs="Arial Unicode MS" w:eastAsia="Arial Unicode MS" w:hAnsi="Arial Unicode MS"/>
                <w:rtl w:val="0"/>
              </w:rPr>
              <w:t xml:space="preserve">API 키 관리: 환경 변수를 통해 관리</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Fonts w:ascii="Arial Unicode MS" w:cs="Arial Unicode MS" w:eastAsia="Arial Unicode MS" w:hAnsi="Arial Unicode MS"/>
                <w:rtl w:val="0"/>
              </w:rPr>
              <w:t xml:space="preserve">비고(opt)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일관되고 정확한 분석 결과를 얻기 위해 AI 프롬프트 관리</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Batang" w:cs="Batang" w:eastAsia="Batang" w:hAnsi="Batang"/>
          <w:b w:val="1"/>
          <w:bCs w:val="1"/>
          <w:sz w:val="24"/>
          <w:szCs w:val="24"/>
          <w:rtl w:val="0"/>
        </w:rPr>
        <w:t xml:space="preserve">II) Use Case 별 시퀀스 다이어그램</w:t>
      </w:r>
      <w:r w:rsidDel="00000000" w:rsidR="00000000" w:rsidRPr="00000000">
        <w:rPr>
          <w:rtl w:val="0"/>
        </w:rPr>
      </w:r>
    </w:p>
    <w:tbl>
      <w:tblPr>
        <w:tblStyle w:val="Table2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Fonts w:ascii="Arial Unicode MS" w:cs="Arial Unicode MS" w:eastAsia="Arial Unicode MS" w:hAnsi="Arial Unicode MS"/>
                <w:rtl w:val="0"/>
              </w:rPr>
              <w:t xml:space="preserve">회원가입</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User(User_Registered 미포함)</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Fonts w:ascii="Arial Unicode MS" w:cs="Arial Unicode MS" w:eastAsia="Arial Unicode MS" w:hAnsi="Arial Unicode MS"/>
                <w:rtl w:val="0"/>
              </w:rPr>
              <w:t xml:space="preserve">User(미등록)를 User_Registered(등록)로 등록하기 위한 기능</w:t>
            </w:r>
          </w:p>
        </w:tc>
      </w:tr>
    </w:tbl>
    <w:p w:rsidR="00000000" w:rsidDel="00000000" w:rsidP="00000000" w:rsidRDefault="00000000" w:rsidRPr="00000000" w14:paraId="00000256">
      <w:pPr>
        <w:rPr/>
      </w:pPr>
      <w:r w:rsidDel="00000000" w:rsidR="00000000" w:rsidRPr="00000000">
        <w:rPr/>
        <w:drawing>
          <wp:inline distB="114300" distT="114300" distL="114300" distR="114300">
            <wp:extent cx="5854088" cy="4209812"/>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54088" cy="4209812"/>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tbl>
      <w:tblPr>
        <w:tblStyle w:val="Table2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Fonts w:ascii="Arial Unicode MS" w:cs="Arial Unicode MS" w:eastAsia="Arial Unicode MS" w:hAnsi="Arial Unicode MS"/>
                <w:rtl w:val="0"/>
              </w:rPr>
              <w:t xml:space="preserve">로그인</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User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Fonts w:ascii="Arial Unicode MS" w:cs="Arial Unicode MS" w:eastAsia="Arial Unicode MS" w:hAnsi="Arial Unicode MS"/>
                <w:rtl w:val="0"/>
              </w:rPr>
              <w:t xml:space="preserve">User를 User_Registered로 전환하는 기능</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114300" distT="114300" distL="114300" distR="114300">
            <wp:extent cx="5901713" cy="4736568"/>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01713" cy="473656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bl>
      <w:tblPr>
        <w:tblStyle w:val="Table2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Fonts w:ascii="Arial Unicode MS" w:cs="Arial Unicode MS" w:eastAsia="Arial Unicode MS" w:hAnsi="Arial Unicode MS"/>
                <w:rtl w:val="0"/>
              </w:rPr>
              <w:t xml:space="preserve">검색</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User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Fonts w:ascii="Arial Unicode MS" w:cs="Arial Unicode MS" w:eastAsia="Arial Unicode MS" w:hAnsi="Arial Unicode MS"/>
                <w:rtl w:val="0"/>
              </w:rPr>
              <w:t xml:space="preserve">User가  분석을 요청하고 결과를 받는 기능</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drawing>
          <wp:inline distB="114300" distT="114300" distL="114300" distR="114300">
            <wp:extent cx="5925600" cy="34798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2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tbl>
      <w:tblPr>
        <w:tblStyle w:val="Table2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Fonts w:ascii="Arial Unicode MS" w:cs="Arial Unicode MS" w:eastAsia="Arial Unicode MS" w:hAnsi="Arial Unicode MS"/>
                <w:rtl w:val="0"/>
              </w:rPr>
              <w:t xml:space="preserve">저장</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User_Registered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Fonts w:ascii="Arial Unicode MS" w:cs="Arial Unicode MS" w:eastAsia="Arial Unicode MS" w:hAnsi="Arial Unicode MS"/>
                <w:rtl w:val="0"/>
              </w:rPr>
              <w:t xml:space="preserve">검색을 수행한 후에 선택적으로 실행할 수 있는 기능</w:t>
            </w:r>
          </w:p>
        </w:tc>
      </w:tr>
    </w:tbl>
    <w:p w:rsidR="00000000" w:rsidDel="00000000" w:rsidP="00000000" w:rsidRDefault="00000000" w:rsidRPr="00000000" w14:paraId="00000272">
      <w:pPr>
        <w:rPr/>
      </w:pPr>
      <w:r w:rsidDel="00000000" w:rsidR="00000000" w:rsidRPr="00000000">
        <w:rPr/>
        <w:drawing>
          <wp:inline distB="114300" distT="114300" distL="114300" distR="114300">
            <wp:extent cx="5925600" cy="40513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25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tbl>
      <w:tblPr>
        <w:tblStyle w:val="Table3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Fonts w:ascii="Arial Unicode MS" w:cs="Arial Unicode MS" w:eastAsia="Arial Unicode MS" w:hAnsi="Arial Unicode MS"/>
                <w:rtl w:val="0"/>
              </w:rPr>
              <w:t xml:space="preserve">저장목록조회</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User_Registered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Fonts w:ascii="Arial Unicode MS" w:cs="Arial Unicode MS" w:eastAsia="Arial Unicode MS" w:hAnsi="Arial Unicode MS"/>
                <w:rtl w:val="0"/>
              </w:rPr>
              <w:t xml:space="preserve">저장한 데이터를 조회하는 조회하는 기능</w:t>
            </w:r>
          </w:p>
        </w:tc>
      </w:tr>
    </w:tbl>
    <w:p w:rsidR="00000000" w:rsidDel="00000000" w:rsidP="00000000" w:rsidRDefault="00000000" w:rsidRPr="00000000" w14:paraId="0000027A">
      <w:pPr>
        <w:rPr/>
      </w:pPr>
      <w:r w:rsidDel="00000000" w:rsidR="00000000" w:rsidRPr="00000000">
        <w:rPr/>
        <w:drawing>
          <wp:inline distB="114300" distT="114300" distL="114300" distR="114300">
            <wp:extent cx="5925600" cy="35941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25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tbl>
      <w:tblPr>
        <w:tblStyle w:val="Table3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Fonts w:ascii="Arial Unicode MS" w:cs="Arial Unicode MS" w:eastAsia="Arial Unicode MS" w:hAnsi="Arial Unicode MS"/>
                <w:rtl w:val="0"/>
              </w:rPr>
              <w:t xml:space="preserve">추천상품조회</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User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Fonts w:ascii="Arial Unicode MS" w:cs="Arial Unicode MS" w:eastAsia="Arial Unicode MS" w:hAnsi="Arial Unicode MS"/>
                <w:rtl w:val="0"/>
              </w:rPr>
              <w:t xml:space="preserve">검색을 수행한 후 검색한 상품을 기반으로 추천된 상품을 조회하는 기능</w:t>
            </w:r>
          </w:p>
        </w:tc>
      </w:tr>
    </w:tbl>
    <w:p w:rsidR="00000000" w:rsidDel="00000000" w:rsidP="00000000" w:rsidRDefault="00000000" w:rsidRPr="00000000" w14:paraId="00000282">
      <w:pPr>
        <w:rPr/>
      </w:pPr>
      <w:r w:rsidDel="00000000" w:rsidR="00000000" w:rsidRPr="00000000">
        <w:rPr/>
        <w:drawing>
          <wp:inline distB="114300" distT="114300" distL="114300" distR="114300">
            <wp:extent cx="6997088" cy="3071069"/>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997088" cy="3071069"/>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tbl>
      <w:tblPr>
        <w:tblStyle w:val="Table3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Fonts w:ascii="Arial Unicode MS" w:cs="Arial Unicode MS" w:eastAsia="Arial Unicode MS" w:hAnsi="Arial Unicode MS"/>
                <w:rtl w:val="0"/>
              </w:rPr>
              <w:t xml:space="preserve">리뷰 분석 및 요약</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AI</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Fonts w:ascii="Arial Unicode MS" w:cs="Arial Unicode MS" w:eastAsia="Arial Unicode MS" w:hAnsi="Arial Unicode MS"/>
                <w:rtl w:val="0"/>
              </w:rPr>
              <w:t xml:space="preserve">AI의 핵심 기능</w:t>
            </w:r>
          </w:p>
        </w:tc>
      </w:tr>
    </w:tbl>
    <w:p w:rsidR="00000000" w:rsidDel="00000000" w:rsidP="00000000" w:rsidRDefault="00000000" w:rsidRPr="00000000" w14:paraId="0000028B">
      <w:pPr>
        <w:widowControl w:val="0"/>
        <w:pBdr>
          <w:top w:color="000000" w:space="0" w:sz="0" w:val="none"/>
          <w:left w:color="000000" w:space="0" w:sz="0" w:val="none"/>
          <w:bottom w:color="000000" w:space="0" w:sz="0" w:val="none"/>
          <w:right w:color="000000" w:space="0" w:sz="0" w:val="none"/>
        </w:pBdr>
        <w:spacing w:line="240"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114300" distT="114300" distL="114300" distR="114300">
            <wp:extent cx="4949213" cy="427171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49213" cy="427171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widowControl w:val="0"/>
        <w:pBdr>
          <w:top w:color="000000" w:space="0" w:sz="0" w:val="none"/>
          <w:left w:color="000000" w:space="0" w:sz="0" w:val="none"/>
          <w:bottom w:color="000000" w:space="0" w:sz="0" w:val="none"/>
          <w:right w:color="000000" w:space="0" w:sz="0" w:val="none"/>
        </w:pBdr>
        <w:spacing w:line="240"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tbl>
      <w:tblPr>
        <w:tblStyle w:val="Table3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310"/>
        <w:tblGridChange w:id="0">
          <w:tblGrid>
            <w:gridCol w:w="1020"/>
            <w:gridCol w:w="83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Fonts w:ascii="Arial Unicode MS" w:cs="Arial Unicode MS" w:eastAsia="Arial Unicode MS" w:hAnsi="Arial Unicode MS"/>
                <w:rtl w:val="0"/>
              </w:rPr>
              <w:t xml:space="preserve">상품추천</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AI</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Fonts w:ascii="Arial Unicode MS" w:cs="Arial Unicode MS" w:eastAsia="Arial Unicode MS" w:hAnsi="Arial Unicode MS"/>
                <w:rtl w:val="0"/>
              </w:rPr>
              <w:t xml:space="preserve">추천할 상품을 정하는 기능</w:t>
            </w:r>
          </w:p>
        </w:tc>
      </w:tr>
    </w:tbl>
    <w:p w:rsidR="00000000" w:rsidDel="00000000" w:rsidP="00000000" w:rsidRDefault="00000000" w:rsidRPr="00000000" w14:paraId="00000294">
      <w:pPr>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0295">
      <w:pPr>
        <w:widowControl w:val="0"/>
        <w:pBdr>
          <w:top w:color="000000" w:space="0" w:sz="0" w:val="none"/>
          <w:left w:color="000000" w:space="0" w:sz="0" w:val="none"/>
          <w:bottom w:color="000000" w:space="0" w:sz="0" w:val="none"/>
          <w:right w:color="000000" w:space="0" w:sz="0" w:val="none"/>
        </w:pBdr>
        <w:spacing w:line="240"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Pr>
        <w:drawing>
          <wp:inline distB="114300" distT="114300" distL="114300" distR="114300">
            <wp:extent cx="5835038" cy="3681631"/>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35038" cy="368163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widowControl w:val="0"/>
        <w:pBdr>
          <w:top w:color="000000" w:space="0" w:sz="0" w:val="none"/>
          <w:left w:color="000000" w:space="0" w:sz="0" w:val="none"/>
          <w:bottom w:color="000000" w:space="0" w:sz="0" w:val="none"/>
          <w:right w:color="000000" w:space="0" w:sz="0" w:val="none"/>
        </w:pBdr>
        <w:spacing w:line="240" w:lineRule="auto"/>
        <w:jc w:val="both"/>
        <w:rPr>
          <w:rFonts w:ascii="함초롬바탕" w:cs="함초롬바탕" w:eastAsia="함초롬바탕" w:hAnsi="함초롬바탕"/>
          <w:sz w:val="20"/>
          <w:szCs w:val="20"/>
        </w:rPr>
      </w:pPr>
      <w:r w:rsidDel="00000000" w:rsidR="00000000" w:rsidRPr="00000000">
        <w:rPr>
          <w:rtl w:val="0"/>
        </w:rPr>
      </w:r>
    </w:p>
    <w:p w:rsidR="00000000" w:rsidDel="00000000" w:rsidP="00000000" w:rsidRDefault="00000000" w:rsidRPr="00000000" w14:paraId="00000297">
      <w:pPr>
        <w:pStyle w:val="Heading2"/>
        <w:rPr/>
      </w:pPr>
      <w:bookmarkStart w:colFirst="0" w:colLast="0" w:name="_bdyyi4hf3mzu" w:id="14"/>
      <w:bookmarkEnd w:id="14"/>
      <w:r w:rsidDel="00000000" w:rsidR="00000000" w:rsidRPr="00000000">
        <w:rPr>
          <w:rtl w:val="0"/>
        </w:rPr>
        <w:t xml:space="preserve">5. 시스템 구현</w:t>
      </w:r>
    </w:p>
    <w:p w:rsidR="00000000" w:rsidDel="00000000" w:rsidP="00000000" w:rsidRDefault="00000000" w:rsidRPr="00000000" w14:paraId="00000298">
      <w:pPr>
        <w:pStyle w:val="Heading3"/>
        <w:rPr>
          <w:b w:val="1"/>
          <w:bCs w:val="1"/>
          <w:sz w:val="28"/>
          <w:szCs w:val="28"/>
        </w:rPr>
      </w:pPr>
      <w:bookmarkStart w:colFirst="0" w:colLast="0" w:name="_6bsouccmrdn4" w:id="15"/>
      <w:bookmarkEnd w:id="15"/>
      <w:r w:rsidDel="00000000" w:rsidR="00000000" w:rsidRPr="00000000">
        <w:rPr>
          <w:b w:val="1"/>
          <w:bCs w:val="1"/>
          <w:sz w:val="28"/>
          <w:szCs w:val="28"/>
          <w:rtl w:val="0"/>
        </w:rPr>
        <w:t xml:space="preserve">1) 로그인, 회원가입, 회원 삭제</w:t>
      </w:r>
    </w:p>
    <w:p w:rsidR="00000000" w:rsidDel="00000000" w:rsidP="00000000" w:rsidRDefault="00000000" w:rsidRPr="00000000" w14:paraId="00000299">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9A">
      <w:pPr>
        <w:rPr>
          <w:rFonts w:ascii="Batang" w:cs="Batang" w:eastAsia="Batang" w:hAnsi="Batang"/>
        </w:rPr>
      </w:pPr>
      <w:r w:rsidDel="00000000" w:rsidR="00000000" w:rsidRPr="00000000">
        <w:rPr>
          <w:rtl w:val="0"/>
        </w:rPr>
      </w:r>
    </w:p>
    <w:p w:rsidR="00000000" w:rsidDel="00000000" w:rsidP="00000000" w:rsidRDefault="00000000" w:rsidRPr="00000000" w14:paraId="0000029B">
      <w:pPr>
        <w:pStyle w:val="Heading3"/>
        <w:rPr>
          <w:b w:val="1"/>
          <w:bCs w:val="1"/>
          <w:sz w:val="28"/>
          <w:szCs w:val="28"/>
        </w:rPr>
      </w:pPr>
      <w:bookmarkStart w:colFirst="0" w:colLast="0" w:name="_lab3sf5765v0" w:id="16"/>
      <w:bookmarkEnd w:id="16"/>
      <w:r w:rsidDel="00000000" w:rsidR="00000000" w:rsidRPr="00000000">
        <w:rPr>
          <w:b w:val="1"/>
          <w:bCs w:val="1"/>
          <w:sz w:val="28"/>
          <w:szCs w:val="28"/>
          <w:rtl w:val="0"/>
        </w:rPr>
        <w:t xml:space="preserve">2) 검색</w:t>
      </w:r>
    </w:p>
    <w:p w:rsidR="00000000" w:rsidDel="00000000" w:rsidP="00000000" w:rsidRDefault="00000000" w:rsidRPr="00000000" w14:paraId="0000029C">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9D">
      <w:pPr>
        <w:rPr>
          <w:rFonts w:ascii="Batang" w:cs="Batang" w:eastAsia="Batang" w:hAnsi="Batang"/>
        </w:rPr>
      </w:pPr>
      <w:r w:rsidDel="00000000" w:rsidR="00000000" w:rsidRPr="00000000">
        <w:rPr>
          <w:rtl w:val="0"/>
        </w:rPr>
      </w:r>
    </w:p>
    <w:p w:rsidR="00000000" w:rsidDel="00000000" w:rsidP="00000000" w:rsidRDefault="00000000" w:rsidRPr="00000000" w14:paraId="0000029E">
      <w:pPr>
        <w:pStyle w:val="Heading3"/>
        <w:rPr>
          <w:b w:val="1"/>
          <w:bCs w:val="1"/>
          <w:sz w:val="28"/>
          <w:szCs w:val="28"/>
        </w:rPr>
      </w:pPr>
      <w:bookmarkStart w:colFirst="0" w:colLast="0" w:name="_2dejmvpzijyj" w:id="17"/>
      <w:bookmarkEnd w:id="17"/>
      <w:r w:rsidDel="00000000" w:rsidR="00000000" w:rsidRPr="00000000">
        <w:rPr>
          <w:b w:val="1"/>
          <w:bCs w:val="1"/>
          <w:sz w:val="28"/>
          <w:szCs w:val="28"/>
          <w:rtl w:val="0"/>
        </w:rPr>
        <w:t xml:space="preserve">3) 저장</w:t>
      </w:r>
    </w:p>
    <w:p w:rsidR="00000000" w:rsidDel="00000000" w:rsidP="00000000" w:rsidRDefault="00000000" w:rsidRPr="00000000" w14:paraId="0000029F">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A0">
      <w:pPr>
        <w:rPr>
          <w:rFonts w:ascii="Batang" w:cs="Batang" w:eastAsia="Batang" w:hAnsi="Batang"/>
        </w:rPr>
      </w:pPr>
      <w:r w:rsidDel="00000000" w:rsidR="00000000" w:rsidRPr="00000000">
        <w:rPr>
          <w:rtl w:val="0"/>
        </w:rPr>
      </w:r>
    </w:p>
    <w:p w:rsidR="00000000" w:rsidDel="00000000" w:rsidP="00000000" w:rsidRDefault="00000000" w:rsidRPr="00000000" w14:paraId="000002A1">
      <w:pPr>
        <w:pStyle w:val="Heading3"/>
        <w:rPr>
          <w:b w:val="1"/>
          <w:bCs w:val="1"/>
          <w:sz w:val="28"/>
          <w:szCs w:val="28"/>
        </w:rPr>
      </w:pPr>
      <w:bookmarkStart w:colFirst="0" w:colLast="0" w:name="_m7moliuzkiuz" w:id="18"/>
      <w:bookmarkEnd w:id="18"/>
      <w:r w:rsidDel="00000000" w:rsidR="00000000" w:rsidRPr="00000000">
        <w:rPr>
          <w:b w:val="1"/>
          <w:bCs w:val="1"/>
          <w:sz w:val="28"/>
          <w:szCs w:val="28"/>
          <w:rtl w:val="0"/>
        </w:rPr>
        <w:t xml:space="preserve">4) 추천상품조회</w:t>
      </w:r>
    </w:p>
    <w:p w:rsidR="00000000" w:rsidDel="00000000" w:rsidP="00000000" w:rsidRDefault="00000000" w:rsidRPr="00000000" w14:paraId="000002A2">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A3">
      <w:pPr>
        <w:rPr>
          <w:rFonts w:ascii="Batang" w:cs="Batang" w:eastAsia="Batang" w:hAnsi="Batang"/>
        </w:rPr>
      </w:pPr>
      <w:r w:rsidDel="00000000" w:rsidR="00000000" w:rsidRPr="00000000">
        <w:rPr>
          <w:rtl w:val="0"/>
        </w:rPr>
      </w:r>
    </w:p>
    <w:p w:rsidR="00000000" w:rsidDel="00000000" w:rsidP="00000000" w:rsidRDefault="00000000" w:rsidRPr="00000000" w14:paraId="000002A4">
      <w:pPr>
        <w:pStyle w:val="Heading3"/>
        <w:rPr>
          <w:b w:val="1"/>
          <w:bCs w:val="1"/>
          <w:sz w:val="28"/>
          <w:szCs w:val="28"/>
        </w:rPr>
      </w:pPr>
      <w:bookmarkStart w:colFirst="0" w:colLast="0" w:name="_mtjuqhwa464h" w:id="19"/>
      <w:bookmarkEnd w:id="19"/>
      <w:r w:rsidDel="00000000" w:rsidR="00000000" w:rsidRPr="00000000">
        <w:rPr>
          <w:b w:val="1"/>
          <w:bCs w:val="1"/>
          <w:sz w:val="28"/>
          <w:szCs w:val="28"/>
          <w:rtl w:val="0"/>
        </w:rPr>
        <w:t xml:space="preserve">5) 라이브러리</w:t>
      </w:r>
    </w:p>
    <w:p w:rsidR="00000000" w:rsidDel="00000000" w:rsidP="00000000" w:rsidRDefault="00000000" w:rsidRPr="00000000" w14:paraId="000002A5">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A6">
      <w:pPr>
        <w:rPr>
          <w:rFonts w:ascii="Batang" w:cs="Batang" w:eastAsia="Batang" w:hAnsi="Batang"/>
        </w:rPr>
      </w:pPr>
      <w:r w:rsidDel="00000000" w:rsidR="00000000" w:rsidRPr="00000000">
        <w:rPr>
          <w:rtl w:val="0"/>
        </w:rPr>
      </w:r>
    </w:p>
    <w:p w:rsidR="00000000" w:rsidDel="00000000" w:rsidP="00000000" w:rsidRDefault="00000000" w:rsidRPr="00000000" w14:paraId="000002A7">
      <w:pPr>
        <w:pStyle w:val="Heading3"/>
        <w:rPr>
          <w:b w:val="1"/>
          <w:bCs w:val="1"/>
          <w:sz w:val="28"/>
          <w:szCs w:val="28"/>
        </w:rPr>
      </w:pPr>
      <w:bookmarkStart w:colFirst="0" w:colLast="0" w:name="_xz07a59r7ppx" w:id="20"/>
      <w:bookmarkEnd w:id="20"/>
      <w:r w:rsidDel="00000000" w:rsidR="00000000" w:rsidRPr="00000000">
        <w:rPr>
          <w:b w:val="1"/>
          <w:bCs w:val="1"/>
          <w:sz w:val="28"/>
          <w:szCs w:val="28"/>
          <w:rtl w:val="0"/>
        </w:rPr>
        <w:t xml:space="preserve">6) 상품추천</w:t>
      </w:r>
    </w:p>
    <w:p w:rsidR="00000000" w:rsidDel="00000000" w:rsidP="00000000" w:rsidRDefault="00000000" w:rsidRPr="00000000" w14:paraId="000002A8">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A9">
      <w:pPr>
        <w:rPr>
          <w:rFonts w:ascii="Batang" w:cs="Batang" w:eastAsia="Batang" w:hAnsi="Batang"/>
        </w:rPr>
      </w:pPr>
      <w:r w:rsidDel="00000000" w:rsidR="00000000" w:rsidRPr="00000000">
        <w:rPr>
          <w:rtl w:val="0"/>
        </w:rPr>
      </w:r>
    </w:p>
    <w:p w:rsidR="00000000" w:rsidDel="00000000" w:rsidP="00000000" w:rsidRDefault="00000000" w:rsidRPr="00000000" w14:paraId="000002AA">
      <w:pPr>
        <w:pStyle w:val="Heading3"/>
        <w:rPr/>
      </w:pPr>
      <w:bookmarkStart w:colFirst="0" w:colLast="0" w:name="_boqpymt4vizx" w:id="21"/>
      <w:bookmarkEnd w:id="21"/>
      <w:r w:rsidDel="00000000" w:rsidR="00000000" w:rsidRPr="00000000">
        <w:rPr>
          <w:b w:val="1"/>
          <w:bCs w:val="1"/>
          <w:sz w:val="28"/>
          <w:szCs w:val="28"/>
          <w:rtl w:val="0"/>
        </w:rPr>
        <w:t xml:space="preserve">7) 리뷰분석 및 요약</w:t>
      </w:r>
      <w:r w:rsidDel="00000000" w:rsidR="00000000" w:rsidRPr="00000000">
        <w:rPr>
          <w:rtl w:val="0"/>
        </w:rPr>
      </w:r>
    </w:p>
    <w:p w:rsidR="00000000" w:rsidDel="00000000" w:rsidP="00000000" w:rsidRDefault="00000000" w:rsidRPr="00000000" w14:paraId="000002AB">
      <w:pPr>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rFonts w:ascii="Batang" w:cs="Batang" w:eastAsia="Batang" w:hAnsi="Batang"/>
        </w:rPr>
      </w:pPr>
      <w:r w:rsidDel="00000000" w:rsidR="00000000" w:rsidRPr="00000000">
        <w:rPr>
          <w:rtl w:val="0"/>
        </w:rPr>
      </w:r>
    </w:p>
    <w:p w:rsidR="00000000" w:rsidDel="00000000" w:rsidP="00000000" w:rsidRDefault="00000000" w:rsidRPr="00000000" w14:paraId="000002AE">
      <w:pPr>
        <w:pStyle w:val="Heading2"/>
        <w:rPr/>
      </w:pPr>
      <w:bookmarkStart w:colFirst="0" w:colLast="0" w:name="_jqt0k8a03s2b" w:id="22"/>
      <w:bookmarkEnd w:id="22"/>
      <w:r w:rsidDel="00000000" w:rsidR="00000000" w:rsidRPr="00000000">
        <w:rPr>
          <w:rtl w:val="0"/>
        </w:rPr>
        <w:t xml:space="preserve">6. 시스템 실행 결과</w:t>
      </w:r>
    </w:p>
    <w:p w:rsidR="00000000" w:rsidDel="00000000" w:rsidP="00000000" w:rsidRDefault="00000000" w:rsidRPr="00000000" w14:paraId="000002AF">
      <w:pPr>
        <w:pStyle w:val="Heading3"/>
        <w:rPr>
          <w:b w:val="1"/>
          <w:bCs w:val="1"/>
          <w:sz w:val="28"/>
          <w:szCs w:val="28"/>
        </w:rPr>
      </w:pPr>
      <w:bookmarkStart w:colFirst="0" w:colLast="0" w:name="_scc2885mgj3h" w:id="23"/>
      <w:bookmarkEnd w:id="23"/>
      <w:r w:rsidDel="00000000" w:rsidR="00000000" w:rsidRPr="00000000">
        <w:rPr>
          <w:b w:val="1"/>
          <w:bCs w:val="1"/>
          <w:sz w:val="28"/>
          <w:szCs w:val="28"/>
          <w:rtl w:val="0"/>
        </w:rPr>
        <w:t xml:space="preserve">1) 로그인, 회원가입, 회원 삭제</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“딸깍 리뷰”의 로그인 이미지</w:t>
      </w:r>
    </w:p>
    <w:p w:rsidR="00000000" w:rsidDel="00000000" w:rsidP="00000000" w:rsidRDefault="00000000" w:rsidRPr="00000000" w14:paraId="000002B2">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B3">
      <w:pPr>
        <w:rPr>
          <w:rFonts w:ascii="Batang" w:cs="Batang" w:eastAsia="Batang" w:hAnsi="Batang"/>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“딸깍 리뷰”의 회원가입 이미지</w:t>
      </w:r>
    </w:p>
    <w:p w:rsidR="00000000" w:rsidDel="00000000" w:rsidP="00000000" w:rsidRDefault="00000000" w:rsidRPr="00000000" w14:paraId="000002B5">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B6">
      <w:pPr>
        <w:rPr>
          <w:rFonts w:ascii="Batang" w:cs="Batang" w:eastAsia="Batang" w:hAnsi="Batang"/>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“딸깍 리뷰”의 회원 삭제 이미지</w:t>
      </w:r>
      <w:r w:rsidDel="00000000" w:rsidR="00000000" w:rsidRPr="00000000">
        <w:rPr>
          <w:rtl w:val="0"/>
        </w:rPr>
      </w:r>
    </w:p>
    <w:p w:rsidR="00000000" w:rsidDel="00000000" w:rsidP="00000000" w:rsidRDefault="00000000" w:rsidRPr="00000000" w14:paraId="000002B8">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B9">
      <w:pPr>
        <w:pStyle w:val="Heading3"/>
        <w:rPr>
          <w:b w:val="1"/>
          <w:bCs w:val="1"/>
          <w:sz w:val="28"/>
          <w:szCs w:val="28"/>
        </w:rPr>
      </w:pPr>
      <w:bookmarkStart w:colFirst="0" w:colLast="0" w:name="_1oaokvlgebf0" w:id="24"/>
      <w:bookmarkEnd w:id="24"/>
      <w:r w:rsidDel="00000000" w:rsidR="00000000" w:rsidRPr="00000000">
        <w:rPr>
          <w:b w:val="1"/>
          <w:bCs w:val="1"/>
          <w:sz w:val="28"/>
          <w:szCs w:val="28"/>
          <w:rtl w:val="0"/>
        </w:rPr>
        <w:t xml:space="preserve">2) 검색</w:t>
      </w:r>
    </w:p>
    <w:p w:rsidR="00000000" w:rsidDel="00000000" w:rsidP="00000000" w:rsidRDefault="00000000" w:rsidRPr="00000000" w14:paraId="000002BA">
      <w:pPr>
        <w:rPr>
          <w:rFonts w:ascii="Batang" w:cs="Batang" w:eastAsia="Batang" w:hAnsi="Batang"/>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“딸깍 리뷰”의 검색 이미지</w:t>
      </w:r>
    </w:p>
    <w:p w:rsidR="00000000" w:rsidDel="00000000" w:rsidP="00000000" w:rsidRDefault="00000000" w:rsidRPr="00000000" w14:paraId="000002BC">
      <w:pPr>
        <w:rPr>
          <w:rFonts w:ascii="Batang" w:cs="Batang" w:eastAsia="Batang" w:hAnsi="Batang"/>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BD">
      <w:pPr>
        <w:rPr>
          <w:rFonts w:ascii="Batang" w:cs="Batang" w:eastAsia="Batang" w:hAnsi="Batang"/>
        </w:rPr>
      </w:pPr>
      <w:r w:rsidDel="00000000" w:rsidR="00000000" w:rsidRPr="00000000">
        <w:rPr>
          <w:rtl w:val="0"/>
        </w:rPr>
      </w:r>
    </w:p>
    <w:p w:rsidR="00000000" w:rsidDel="00000000" w:rsidP="00000000" w:rsidRDefault="00000000" w:rsidRPr="00000000" w14:paraId="000002BE">
      <w:pPr>
        <w:pStyle w:val="Heading3"/>
        <w:rPr>
          <w:b w:val="1"/>
          <w:bCs w:val="1"/>
          <w:sz w:val="28"/>
          <w:szCs w:val="28"/>
        </w:rPr>
      </w:pPr>
      <w:bookmarkStart w:colFirst="0" w:colLast="0" w:name="_rna05yacyehv" w:id="25"/>
      <w:bookmarkEnd w:id="25"/>
      <w:r w:rsidDel="00000000" w:rsidR="00000000" w:rsidRPr="00000000">
        <w:rPr>
          <w:b w:val="1"/>
          <w:bCs w:val="1"/>
          <w:sz w:val="28"/>
          <w:szCs w:val="28"/>
          <w:rtl w:val="0"/>
        </w:rPr>
        <w:t xml:space="preserve">3) 저장</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“딸깍 리뷰”의 저장 이미지</w:t>
      </w:r>
    </w:p>
    <w:p w:rsidR="00000000" w:rsidDel="00000000" w:rsidP="00000000" w:rsidRDefault="00000000" w:rsidRPr="00000000" w14:paraId="000002C1">
      <w:pPr>
        <w:rPr>
          <w:rFonts w:ascii="Batang" w:cs="Batang" w:eastAsia="Batang" w:hAnsi="Batang"/>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C2">
      <w:pPr>
        <w:rPr>
          <w:rFonts w:ascii="Batang" w:cs="Batang" w:eastAsia="Batang" w:hAnsi="Batang"/>
        </w:rPr>
      </w:pPr>
      <w:r w:rsidDel="00000000" w:rsidR="00000000" w:rsidRPr="00000000">
        <w:rPr>
          <w:rtl w:val="0"/>
        </w:rPr>
      </w:r>
    </w:p>
    <w:p w:rsidR="00000000" w:rsidDel="00000000" w:rsidP="00000000" w:rsidRDefault="00000000" w:rsidRPr="00000000" w14:paraId="000002C3">
      <w:pPr>
        <w:pStyle w:val="Heading3"/>
        <w:rPr>
          <w:b w:val="1"/>
          <w:bCs w:val="1"/>
          <w:sz w:val="28"/>
          <w:szCs w:val="28"/>
        </w:rPr>
      </w:pPr>
      <w:bookmarkStart w:colFirst="0" w:colLast="0" w:name="_68mftycukes0" w:id="26"/>
      <w:bookmarkEnd w:id="26"/>
      <w:r w:rsidDel="00000000" w:rsidR="00000000" w:rsidRPr="00000000">
        <w:rPr>
          <w:b w:val="1"/>
          <w:bCs w:val="1"/>
          <w:sz w:val="28"/>
          <w:szCs w:val="28"/>
          <w:rtl w:val="0"/>
        </w:rPr>
        <w:t xml:space="preserve">4) 추천상품조회</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“딸깍 리뷰”의 추천상품조회 이미지</w:t>
      </w:r>
    </w:p>
    <w:p w:rsidR="00000000" w:rsidDel="00000000" w:rsidP="00000000" w:rsidRDefault="00000000" w:rsidRPr="00000000" w14:paraId="000002C6">
      <w:pPr>
        <w:rPr>
          <w:rFonts w:ascii="Batang" w:cs="Batang" w:eastAsia="Batang" w:hAnsi="Batang"/>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C7">
      <w:pPr>
        <w:rPr>
          <w:rFonts w:ascii="Batang" w:cs="Batang" w:eastAsia="Batang" w:hAnsi="Batang"/>
        </w:rPr>
      </w:pPr>
      <w:r w:rsidDel="00000000" w:rsidR="00000000" w:rsidRPr="00000000">
        <w:rPr>
          <w:rtl w:val="0"/>
        </w:rPr>
      </w:r>
    </w:p>
    <w:p w:rsidR="00000000" w:rsidDel="00000000" w:rsidP="00000000" w:rsidRDefault="00000000" w:rsidRPr="00000000" w14:paraId="000002C8">
      <w:pPr>
        <w:pStyle w:val="Heading3"/>
        <w:rPr>
          <w:b w:val="1"/>
          <w:bCs w:val="1"/>
          <w:sz w:val="28"/>
          <w:szCs w:val="28"/>
        </w:rPr>
      </w:pPr>
      <w:bookmarkStart w:colFirst="0" w:colLast="0" w:name="_e1c5xuxvmrzt" w:id="27"/>
      <w:bookmarkEnd w:id="27"/>
      <w:r w:rsidDel="00000000" w:rsidR="00000000" w:rsidRPr="00000000">
        <w:rPr>
          <w:b w:val="1"/>
          <w:bCs w:val="1"/>
          <w:sz w:val="28"/>
          <w:szCs w:val="28"/>
          <w:rtl w:val="0"/>
        </w:rPr>
        <w:t xml:space="preserve">5) 라이브러리</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“딸깍 리뷰”의 라이브러리 이미지</w:t>
      </w:r>
    </w:p>
    <w:p w:rsidR="00000000" w:rsidDel="00000000" w:rsidP="00000000" w:rsidRDefault="00000000" w:rsidRPr="00000000" w14:paraId="000002CB">
      <w:pPr>
        <w:rPr>
          <w:rFonts w:ascii="Batang" w:cs="Batang" w:eastAsia="Batang" w:hAnsi="Batang"/>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CC">
      <w:pPr>
        <w:rPr>
          <w:rFonts w:ascii="Batang" w:cs="Batang" w:eastAsia="Batang" w:hAnsi="Batang"/>
        </w:rPr>
      </w:pPr>
      <w:r w:rsidDel="00000000" w:rsidR="00000000" w:rsidRPr="00000000">
        <w:rPr>
          <w:rtl w:val="0"/>
        </w:rPr>
      </w:r>
    </w:p>
    <w:p w:rsidR="00000000" w:rsidDel="00000000" w:rsidP="00000000" w:rsidRDefault="00000000" w:rsidRPr="00000000" w14:paraId="000002CD">
      <w:pPr>
        <w:pStyle w:val="Heading3"/>
        <w:rPr>
          <w:b w:val="1"/>
          <w:bCs w:val="1"/>
          <w:sz w:val="28"/>
          <w:szCs w:val="28"/>
        </w:rPr>
      </w:pPr>
      <w:bookmarkStart w:colFirst="0" w:colLast="0" w:name="_rrh1lqzabos8" w:id="28"/>
      <w:bookmarkEnd w:id="28"/>
      <w:r w:rsidDel="00000000" w:rsidR="00000000" w:rsidRPr="00000000">
        <w:rPr>
          <w:b w:val="1"/>
          <w:bCs w:val="1"/>
          <w:sz w:val="28"/>
          <w:szCs w:val="28"/>
          <w:rtl w:val="0"/>
        </w:rPr>
        <w:t xml:space="preserve">6) 상품추천</w:t>
      </w:r>
    </w:p>
    <w:p w:rsidR="00000000" w:rsidDel="00000000" w:rsidP="00000000" w:rsidRDefault="00000000" w:rsidRPr="00000000" w14:paraId="000002CE">
      <w:pPr>
        <w:rPr>
          <w:rFonts w:ascii="Batang" w:cs="Batang" w:eastAsia="Batang" w:hAnsi="Batang"/>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“딸깍 리뷰”의 상품추천 이미지</w:t>
      </w:r>
    </w:p>
    <w:p w:rsidR="00000000" w:rsidDel="00000000" w:rsidP="00000000" w:rsidRDefault="00000000" w:rsidRPr="00000000" w14:paraId="000002D0">
      <w:pPr>
        <w:rPr>
          <w:rFonts w:ascii="Batang" w:cs="Batang" w:eastAsia="Batang" w:hAnsi="Batang"/>
        </w:rPr>
      </w:pPr>
      <w:r w:rsidDel="00000000" w:rsidR="00000000" w:rsidRPr="00000000">
        <w:rPr>
          <w:rFonts w:ascii="Batang" w:cs="Batang" w:eastAsia="Batang" w:hAnsi="Batang"/>
          <w:rtl w:val="0"/>
        </w:rPr>
        <w:t xml:space="preserve">내용</w:t>
      </w:r>
      <w:r w:rsidDel="00000000" w:rsidR="00000000" w:rsidRPr="00000000">
        <w:rPr>
          <w:rtl w:val="0"/>
        </w:rPr>
      </w:r>
    </w:p>
    <w:p w:rsidR="00000000" w:rsidDel="00000000" w:rsidP="00000000" w:rsidRDefault="00000000" w:rsidRPr="00000000" w14:paraId="000002D1">
      <w:pPr>
        <w:rPr>
          <w:rFonts w:ascii="Batang" w:cs="Batang" w:eastAsia="Batang" w:hAnsi="Batang"/>
        </w:rPr>
      </w:pPr>
      <w:r w:rsidDel="00000000" w:rsidR="00000000" w:rsidRPr="00000000">
        <w:rPr>
          <w:rtl w:val="0"/>
        </w:rPr>
      </w:r>
    </w:p>
    <w:p w:rsidR="00000000" w:rsidDel="00000000" w:rsidP="00000000" w:rsidRDefault="00000000" w:rsidRPr="00000000" w14:paraId="000002D2">
      <w:pPr>
        <w:pStyle w:val="Heading3"/>
        <w:rPr/>
      </w:pPr>
      <w:bookmarkStart w:colFirst="0" w:colLast="0" w:name="_46ekof6clttl" w:id="29"/>
      <w:bookmarkEnd w:id="29"/>
      <w:r w:rsidDel="00000000" w:rsidR="00000000" w:rsidRPr="00000000">
        <w:rPr>
          <w:b w:val="1"/>
          <w:bCs w:val="1"/>
          <w:sz w:val="28"/>
          <w:szCs w:val="28"/>
          <w:rtl w:val="0"/>
        </w:rPr>
        <w:t xml:space="preserve">7) 리뷰분석 및 요약</w:t>
      </w:r>
      <w:r w:rsidDel="00000000" w:rsidR="00000000" w:rsidRPr="00000000">
        <w:rPr>
          <w:rtl w:val="0"/>
        </w:rPr>
      </w:r>
    </w:p>
    <w:p w:rsidR="00000000" w:rsidDel="00000000" w:rsidP="00000000" w:rsidRDefault="00000000" w:rsidRPr="00000000" w14:paraId="000002D3">
      <w:pPr>
        <w:rPr>
          <w:rFonts w:ascii="Batang" w:cs="Batang" w:eastAsia="Batang" w:hAnsi="Batang"/>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“딸깍 리뷰”의 리뷰분석 및 요약 이미지</w:t>
      </w:r>
    </w:p>
    <w:p w:rsidR="00000000" w:rsidDel="00000000" w:rsidP="00000000" w:rsidRDefault="00000000" w:rsidRPr="00000000" w14:paraId="000002D5">
      <w:pPr>
        <w:rPr>
          <w:rFonts w:ascii="Batang" w:cs="Batang" w:eastAsia="Batang" w:hAnsi="Batang"/>
        </w:rPr>
      </w:pPr>
      <w:r w:rsidDel="00000000" w:rsidR="00000000" w:rsidRPr="00000000">
        <w:rPr>
          <w:rFonts w:ascii="Batang" w:cs="Batang" w:eastAsia="Batang" w:hAnsi="Batang"/>
          <w:rtl w:val="0"/>
        </w:rPr>
        <w:t xml:space="preserve">내용</w:t>
      </w:r>
    </w:p>
    <w:p w:rsidR="00000000" w:rsidDel="00000000" w:rsidP="00000000" w:rsidRDefault="00000000" w:rsidRPr="00000000" w14:paraId="000002D6">
      <w:pPr>
        <w:rPr>
          <w:rFonts w:ascii="Batang" w:cs="Batang" w:eastAsia="Batang" w:hAnsi="Batang"/>
        </w:rPr>
      </w:pPr>
      <w:r w:rsidDel="00000000" w:rsidR="00000000" w:rsidRPr="00000000">
        <w:rPr>
          <w:rtl w:val="0"/>
        </w:rPr>
      </w:r>
    </w:p>
    <w:p w:rsidR="00000000" w:rsidDel="00000000" w:rsidP="00000000" w:rsidRDefault="00000000" w:rsidRPr="00000000" w14:paraId="000002D7">
      <w:pPr>
        <w:pStyle w:val="Heading2"/>
        <w:rPr/>
      </w:pPr>
      <w:bookmarkStart w:colFirst="0" w:colLast="0" w:name="_l8qhthmu3sng" w:id="30"/>
      <w:bookmarkEnd w:id="30"/>
      <w:r w:rsidDel="00000000" w:rsidR="00000000" w:rsidRPr="00000000">
        <w:rPr>
          <w:rtl w:val="0"/>
        </w:rPr>
        <w:t xml:space="preserve">7. 시스템 시험 결과</w:t>
      </w:r>
    </w:p>
    <w:p w:rsidR="00000000" w:rsidDel="00000000" w:rsidP="00000000" w:rsidRDefault="00000000" w:rsidRPr="00000000" w14:paraId="000002D8">
      <w:pPr>
        <w:rPr>
          <w:rFonts w:ascii="Batang" w:cs="Batang" w:eastAsia="Batang" w:hAnsi="Batang"/>
        </w:rPr>
      </w:pPr>
      <w:r w:rsidDel="00000000" w:rsidR="00000000" w:rsidRPr="00000000">
        <w:rPr>
          <w:rFonts w:ascii="Batang" w:cs="Batang" w:eastAsia="Batang" w:hAnsi="Batang"/>
          <w:rtl w:val="0"/>
        </w:rPr>
        <w:t xml:space="preserve"> 요구사항분석서에서는 NKS 서비스를 이용할 것을 가정하고 작성하였으나, 실제 프로젝트 진행 중에 GUI가 필요하여 NKS에서 로컬로 변경됨에 따른 테스트 내용도 일부 변경되었다.</w:t>
      </w:r>
    </w:p>
    <w:p w:rsidR="00000000" w:rsidDel="00000000" w:rsidP="00000000" w:rsidRDefault="00000000" w:rsidRPr="00000000" w14:paraId="000002D9">
      <w:pPr>
        <w:rPr>
          <w:rFonts w:ascii="Batang" w:cs="Batang" w:eastAsia="Batang" w:hAnsi="Batang"/>
        </w:rPr>
      </w:pPr>
      <w:r w:rsidDel="00000000" w:rsidR="00000000" w:rsidRPr="00000000">
        <w:rPr>
          <w:rtl w:val="0"/>
        </w:rPr>
      </w:r>
    </w:p>
    <w:p w:rsidR="00000000" w:rsidDel="00000000" w:rsidP="00000000" w:rsidRDefault="00000000" w:rsidRPr="00000000" w14:paraId="000002DA">
      <w:pPr>
        <w:rPr>
          <w:rFonts w:ascii="Batang" w:cs="Batang" w:eastAsia="Batang" w:hAnsi="Batang"/>
          <w:b w:val="1"/>
          <w:bCs w:val="1"/>
        </w:rPr>
      </w:pPr>
      <w:r w:rsidDel="00000000" w:rsidR="00000000" w:rsidRPr="00000000">
        <w:rPr>
          <w:rFonts w:ascii="Batang" w:cs="Batang" w:eastAsia="Batang" w:hAnsi="Batang"/>
          <w:b w:val="1"/>
          <w:bCs w:val="1"/>
          <w:rtl w:val="0"/>
        </w:rPr>
        <w:t xml:space="preserve">I) Reliability 신뢰성 테스트</w:t>
      </w:r>
    </w:p>
    <w:tbl>
      <w:tblPr>
        <w:tblStyle w:val="Table34"/>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2835"/>
        <w:gridCol w:w="2835"/>
        <w:tblGridChange w:id="0">
          <w:tblGrid>
            <w:gridCol w:w="2835"/>
            <w:gridCol w:w="2835"/>
            <w:gridCol w:w="2835"/>
            <w:gridCol w:w="28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시험 항목</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Pass 기준</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commentRangeStart w:id="0"/>
            <w:commentRangeStart w:id="1"/>
            <w:r w:rsidDel="00000000" w:rsidR="00000000" w:rsidRPr="00000000">
              <w:rPr>
                <w:rFonts w:ascii="Batang" w:cs="Batang" w:eastAsia="Batang" w:hAnsi="Batang"/>
                <w:b w:val="1"/>
                <w:bCs w:val="1"/>
                <w:rtl w:val="0"/>
              </w:rPr>
              <w:t xml:space="preserve">시험 결과</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Pass or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Batang" w:cs="Batang" w:eastAsia="Batang" w:hAnsi="Batang"/>
                <w:rtl w:val="0"/>
              </w:rPr>
              <w:t xml:space="preserve">잘못된 URL 제공</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서비스가 중단되지 않고 적절한 오류 메시지 출력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Start w:id="2"/>
            <w:commentRangeStart w:id="3"/>
            <w:r w:rsidDel="00000000" w:rsidR="00000000" w:rsidRPr="00000000">
              <w:rPr>
                <w:rFonts w:ascii="Batang" w:cs="Batang" w:eastAsia="Batang" w:hAnsi="Batang"/>
                <w:rtl w:val="0"/>
              </w:rPr>
              <w:t xml:space="preserve">이미지나 오류 메시지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End w:id="2"/>
            <w:r w:rsidDel="00000000" w:rsidR="00000000" w:rsidRPr="00000000">
              <w:commentReference w:id="2"/>
            </w:r>
            <w:commentRangeEnd w:id="3"/>
            <w:r w:rsidDel="00000000" w:rsidR="00000000" w:rsidRPr="00000000">
              <w:commentReference w:id="3"/>
            </w:r>
            <w:r w:rsidDel="00000000" w:rsidR="00000000" w:rsidRPr="00000000">
              <w:rPr>
                <w:rFonts w:ascii="Batang" w:cs="Batang" w:eastAsia="Batang" w:hAnsi="Batang"/>
                <w:rtl w:val="0"/>
              </w:rPr>
              <w:t xml:space="preserve">크롤링 실패</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상동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Start w:id="4"/>
            <w:commentRangeStart w:id="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End w:id="4"/>
            <w:r w:rsidDel="00000000" w:rsidR="00000000" w:rsidRPr="00000000">
              <w:commentReference w:id="4"/>
            </w:r>
            <w:commentRangeEnd w:id="5"/>
            <w:r w:rsidDel="00000000" w:rsidR="00000000" w:rsidRPr="00000000">
              <w:commentReference w:id="5"/>
            </w:r>
            <w:r w:rsidDel="00000000" w:rsidR="00000000" w:rsidRPr="00000000">
              <w:rPr>
                <w:rFonts w:ascii="Batang" w:cs="Batang" w:eastAsia="Batang" w:hAnsi="Batang"/>
                <w:rtl w:val="0"/>
              </w:rPr>
              <w:t xml:space="preserve">AI 분석 실패</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상동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Start w:id="6"/>
            <w:commentRangeStart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End w:id="6"/>
            <w:r w:rsidDel="00000000" w:rsidR="00000000" w:rsidRPr="00000000">
              <w:commentReference w:id="6"/>
            </w:r>
            <w:commentRangeEnd w:id="7"/>
            <w:r w:rsidDel="00000000" w:rsidR="00000000" w:rsidRPr="00000000">
              <w:commentReference w:id="7"/>
            </w:r>
            <w:r w:rsidDel="00000000" w:rsidR="00000000" w:rsidRPr="00000000">
              <w:rPr>
                <w:rFonts w:ascii="Batang" w:cs="Batang" w:eastAsia="Batang" w:hAnsi="Batang"/>
                <w:rtl w:val="0"/>
              </w:rPr>
              <w:t xml:space="preserve">잘못된 Keyword 형식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상동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commentRangeStart w:id="8"/>
            <w:commentRangeStart w:id="9"/>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bl>
    <w:p w:rsidR="00000000" w:rsidDel="00000000" w:rsidP="00000000" w:rsidRDefault="00000000" w:rsidRPr="00000000" w14:paraId="000002EF">
      <w:pPr>
        <w:rPr>
          <w:rFonts w:ascii="Batang" w:cs="Batang" w:eastAsia="Batang" w:hAnsi="Batang"/>
        </w:rPr>
      </w:pP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F0">
      <w:pPr>
        <w:rPr>
          <w:rFonts w:ascii="Batang" w:cs="Batang" w:eastAsia="Batang" w:hAnsi="Batang"/>
          <w:b w:val="1"/>
          <w:bCs w:val="1"/>
        </w:rPr>
      </w:pPr>
      <w:r w:rsidDel="00000000" w:rsidR="00000000" w:rsidRPr="00000000">
        <w:rPr>
          <w:rFonts w:ascii="Batang" w:cs="Batang" w:eastAsia="Batang" w:hAnsi="Batang"/>
          <w:b w:val="1"/>
          <w:bCs w:val="1"/>
          <w:rtl w:val="0"/>
        </w:rPr>
        <w:t xml:space="preserve">II) Performance 성능 테스트</w:t>
      </w:r>
    </w:p>
    <w:tbl>
      <w:tblPr>
        <w:tblStyle w:val="Table35"/>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2835"/>
        <w:gridCol w:w="2835"/>
        <w:tblGridChange w:id="0">
          <w:tblGrid>
            <w:gridCol w:w="2835"/>
            <w:gridCol w:w="2835"/>
            <w:gridCol w:w="2835"/>
            <w:gridCol w:w="28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시험 항목</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Pass 기준</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시험 결과</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Pass or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리뷰 스크래핑 시간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delay: 0 ~ 10초</w:t>
            </w:r>
          </w:p>
          <w:p w:rsidR="00000000" w:rsidDel="00000000" w:rsidP="00000000" w:rsidRDefault="00000000" w:rsidRPr="00000000" w14:paraId="000002F7">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리뷰 선별: 본문이 없는 리뷰는 수집하지 않는다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Batang" w:cs="Batang" w:eastAsia="Batang" w:hAnsi="Batang"/>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리뷰 분석 요청 시간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리뷰 분석을 요청한 시점부터 요약 결과를 화면에 표시하기까지 처리 시간은 90초를 초과해서는 안된다.</w:t>
            </w:r>
          </w:p>
          <w:p w:rsidR="00000000" w:rsidDel="00000000" w:rsidP="00000000" w:rsidRDefault="00000000" w:rsidRPr="00000000" w14:paraId="000002FC">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데이터 수집 및 분류: 60초 이내</w:t>
            </w:r>
          </w:p>
          <w:p w:rsidR="00000000" w:rsidDel="00000000" w:rsidP="00000000" w:rsidRDefault="00000000" w:rsidRPr="00000000" w14:paraId="000002FD">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AI 요약 및 결과 제공: 30초 이내</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Batang" w:cs="Batang" w:eastAsia="Batang" w:hAnsi="Batang"/>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라이브러리 조회 요청</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3초 이내에 화면에 결과를 표시해야 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Batang" w:cs="Batang" w:eastAsia="Batang" w:hAnsi="Batang"/>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Keyword와 결과의 연관성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키워드 연관성 판별 기준표에서 높음 또는 중간 등급의 비율이 85% 이상이 되도록 보장해야 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Batang" w:cs="Batang" w:eastAsia="Batang" w:hAnsi="Batang"/>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Batang" w:cs="Batang" w:eastAsia="Batang" w:hAnsi="Batang"/>
              </w:rPr>
            </w:pPr>
            <w:r w:rsidDel="00000000" w:rsidR="00000000" w:rsidRPr="00000000">
              <w:rPr>
                <w:rtl w:val="0"/>
              </w:rPr>
            </w:r>
          </w:p>
        </w:tc>
      </w:tr>
    </w:tbl>
    <w:p w:rsidR="00000000" w:rsidDel="00000000" w:rsidP="00000000" w:rsidRDefault="00000000" w:rsidRPr="00000000" w14:paraId="0000030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[키워드 연관성 판별 기준표]</w:t>
      </w:r>
    </w:p>
    <w:tbl>
      <w:tblPr>
        <w:tblStyle w:val="Table3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4100"/>
        <w:gridCol w:w="3515"/>
        <w:tblGridChange w:id="0">
          <w:tblGrid>
            <w:gridCol w:w="1775"/>
            <w:gridCol w:w="4100"/>
            <w:gridCol w:w="351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Times" w:cs="Times" w:eastAsia="Times" w:hAnsi="Times"/>
                <w:sz w:val="20"/>
                <w:szCs w:val="20"/>
              </w:rPr>
            </w:pPr>
            <w:r w:rsidDel="00000000" w:rsidR="00000000" w:rsidRPr="00000000">
              <w:rPr>
                <w:rFonts w:ascii="Times" w:cs="Times" w:eastAsia="Times" w:hAnsi="Times"/>
                <w:sz w:val="20"/>
                <w:szCs w:val="20"/>
                <w:rtl w:val="0"/>
              </w:rPr>
              <w:t xml:space="preserve">등급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Times" w:cs="Times" w:eastAsia="Times" w:hAnsi="Times"/>
                <w:sz w:val="20"/>
                <w:szCs w:val="20"/>
              </w:rPr>
            </w:pPr>
            <w:r w:rsidDel="00000000" w:rsidR="00000000" w:rsidRPr="00000000">
              <w:rPr>
                <w:rFonts w:ascii="Times" w:cs="Times" w:eastAsia="Times" w:hAnsi="Times"/>
                <w:sz w:val="20"/>
                <w:szCs w:val="20"/>
                <w:rtl w:val="0"/>
              </w:rPr>
              <w:t xml:space="preserve">기준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w:cs="Times" w:eastAsia="Times" w:hAnsi="Times"/>
                <w:sz w:val="20"/>
                <w:szCs w:val="20"/>
              </w:rPr>
            </w:pPr>
            <w:r w:rsidDel="00000000" w:rsidR="00000000" w:rsidRPr="00000000">
              <w:rPr>
                <w:rFonts w:ascii="Times" w:cs="Times" w:eastAsia="Times" w:hAnsi="Times"/>
                <w:sz w:val="20"/>
                <w:szCs w:val="20"/>
                <w:rtl w:val="0"/>
              </w:rPr>
              <w:t xml:space="preserve">예시 (키워드: "배터리")</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높음 (High)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요약 문장의 </w:t>
            </w:r>
            <w:r w:rsidDel="00000000" w:rsidR="00000000" w:rsidRPr="00000000">
              <w:rPr>
                <w:rFonts w:ascii="Times" w:cs="Times" w:eastAsia="Times" w:hAnsi="Times"/>
                <w:b w:val="1"/>
                <w:bCs w:val="1"/>
                <w:sz w:val="20"/>
                <w:szCs w:val="20"/>
                <w:rtl w:val="0"/>
              </w:rPr>
              <w:t xml:space="preserve">핵심 주제</w:t>
            </w:r>
            <w:r w:rsidDel="00000000" w:rsidR="00000000" w:rsidRPr="00000000">
              <w:rPr>
                <w:rFonts w:ascii="Times" w:cs="Times" w:eastAsia="Times" w:hAnsi="Times"/>
                <w:sz w:val="20"/>
                <w:szCs w:val="20"/>
                <w:rtl w:val="0"/>
              </w:rPr>
              <w:t xml:space="preserve">이며, 키워드에 대한 </w:t>
            </w:r>
            <w:r w:rsidDel="00000000" w:rsidR="00000000" w:rsidRPr="00000000">
              <w:rPr>
                <w:rFonts w:ascii="Times" w:cs="Times" w:eastAsia="Times" w:hAnsi="Times"/>
                <w:b w:val="1"/>
                <w:bCs w:val="1"/>
                <w:sz w:val="20"/>
                <w:szCs w:val="20"/>
                <w:rtl w:val="0"/>
              </w:rPr>
              <w:t xml:space="preserve">구체적인 장점 또는 단점</w:t>
            </w:r>
            <w:r w:rsidDel="00000000" w:rsidR="00000000" w:rsidRPr="00000000">
              <w:rPr>
                <w:rFonts w:ascii="Times" w:cs="Times" w:eastAsia="Times" w:hAnsi="Times"/>
                <w:sz w:val="20"/>
                <w:szCs w:val="20"/>
                <w:rtl w:val="0"/>
              </w:rPr>
              <w:t xml:space="preserve">을 직접적으로 설명함.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Times" w:cs="Times" w:eastAsia="Times" w:hAnsi="Times"/>
                <w:sz w:val="20"/>
                <w:szCs w:val="20"/>
              </w:rPr>
            </w:pPr>
            <w:r w:rsidDel="00000000" w:rsidR="00000000" w:rsidRPr="00000000">
              <w:rPr>
                <w:rFonts w:ascii="Times" w:cs="Times" w:eastAsia="Times" w:hAnsi="Times"/>
                <w:sz w:val="20"/>
                <w:szCs w:val="20"/>
                <w:rtl w:val="0"/>
              </w:rPr>
              <w:t xml:space="preserve">"배터리 지속 시간이 매우 길어 하루 종일 사용해도 충분하다는 의견이 많습니다."</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중간 (Medium)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문장에 포함되어 있으며, </w:t>
            </w:r>
            <w:r w:rsidDel="00000000" w:rsidR="00000000" w:rsidRPr="00000000">
              <w:rPr>
                <w:rFonts w:ascii="Times" w:cs="Times" w:eastAsia="Times" w:hAnsi="Times"/>
                <w:b w:val="1"/>
                <w:bCs w:val="1"/>
                <w:sz w:val="20"/>
                <w:szCs w:val="20"/>
                <w:rtl w:val="0"/>
              </w:rPr>
              <w:t xml:space="preserve">관련된 부가 정보나 상황</w:t>
            </w:r>
            <w:r w:rsidDel="00000000" w:rsidR="00000000" w:rsidRPr="00000000">
              <w:rPr>
                <w:rFonts w:ascii="Times" w:cs="Times" w:eastAsia="Times" w:hAnsi="Times"/>
                <w:sz w:val="20"/>
                <w:szCs w:val="20"/>
                <w:rtl w:val="0"/>
              </w:rPr>
              <w:t xml:space="preserve">을 함께 언급함.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Times" w:cs="Times" w:eastAsia="Times" w:hAnsi="Times"/>
                <w:sz w:val="20"/>
                <w:szCs w:val="20"/>
              </w:rPr>
            </w:pPr>
            <w:r w:rsidDel="00000000" w:rsidR="00000000" w:rsidRPr="00000000">
              <w:rPr>
                <w:rFonts w:ascii="Times" w:cs="Times" w:eastAsia="Times" w:hAnsi="Times"/>
                <w:sz w:val="20"/>
                <w:szCs w:val="20"/>
                <w:rtl w:val="0"/>
              </w:rPr>
              <w:t xml:space="preserve">"영상을 오래 볼 경우 배터리가 빠르게 소모된다는 일부 의견이 있었습니다."</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낮음 (Low)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단순히 </w:t>
            </w:r>
            <w:r w:rsidDel="00000000" w:rsidR="00000000" w:rsidRPr="00000000">
              <w:rPr>
                <w:rFonts w:ascii="Times" w:cs="Times" w:eastAsia="Times" w:hAnsi="Times"/>
                <w:b w:val="1"/>
                <w:bCs w:val="1"/>
                <w:sz w:val="20"/>
                <w:szCs w:val="20"/>
                <w:rtl w:val="0"/>
              </w:rPr>
              <w:t xml:space="preserve">언급만 되거나</w:t>
            </w:r>
            <w:r w:rsidDel="00000000" w:rsidR="00000000" w:rsidRPr="00000000">
              <w:rPr>
                <w:rFonts w:ascii="Times" w:cs="Times" w:eastAsia="Times" w:hAnsi="Times"/>
                <w:sz w:val="20"/>
                <w:szCs w:val="20"/>
                <w:rtl w:val="0"/>
              </w:rPr>
              <w:t xml:space="preserve">, 직접적인 맥락 없이 다른 내용에 섞여 있음.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Times" w:cs="Times" w:eastAsia="Times" w:hAnsi="Times"/>
                <w:sz w:val="20"/>
                <w:szCs w:val="20"/>
              </w:rPr>
            </w:pPr>
            <w:r w:rsidDel="00000000" w:rsidR="00000000" w:rsidRPr="00000000">
              <w:rPr>
                <w:rFonts w:ascii="Times" w:cs="Times" w:eastAsia="Times" w:hAnsi="Times"/>
                <w:sz w:val="20"/>
                <w:szCs w:val="20"/>
                <w:rtl w:val="0"/>
              </w:rPr>
              <w:t xml:space="preserve">"이 제품은 뛰어난 카메라와 오래가는 배터리를 탑재했습니다."</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무관 (Irrelevant)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Times" w:cs="Times" w:eastAsia="Times" w:hAnsi="Times"/>
                <w:sz w:val="20"/>
                <w:szCs w:val="20"/>
              </w:rPr>
            </w:pPr>
            <w:r w:rsidDel="00000000" w:rsidR="00000000" w:rsidRPr="00000000">
              <w:rPr>
                <w:rFonts w:ascii="Times" w:cs="Times" w:eastAsia="Times" w:hAnsi="Times"/>
                <w:sz w:val="20"/>
                <w:szCs w:val="20"/>
                <w:rtl w:val="0"/>
              </w:rPr>
              <w:t xml:space="preserve">키워드가 포함되어 있지 않거나, 전혀 다른 주제의 내용을 요약함.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w:cs="Times" w:eastAsia="Times" w:hAnsi="Times"/>
                <w:sz w:val="20"/>
                <w:szCs w:val="20"/>
              </w:rPr>
            </w:pPr>
            <w:r w:rsidDel="00000000" w:rsidR="00000000" w:rsidRPr="00000000">
              <w:rPr>
                <w:rFonts w:ascii="Times" w:cs="Times" w:eastAsia="Times" w:hAnsi="Times"/>
                <w:sz w:val="20"/>
                <w:szCs w:val="20"/>
                <w:rtl w:val="0"/>
              </w:rPr>
              <w:t xml:space="preserve">"디스플레이의 선명도와 디자인에 대한 만족도가 높습니다."</w:t>
            </w:r>
          </w:p>
        </w:tc>
      </w:tr>
    </w:tbl>
    <w:p w:rsidR="00000000" w:rsidDel="00000000" w:rsidP="00000000" w:rsidRDefault="00000000" w:rsidRPr="00000000" w14:paraId="00000318">
      <w:pPr>
        <w:rPr>
          <w:rFonts w:ascii="Batang" w:cs="Batang" w:eastAsia="Batang" w:hAnsi="Batang"/>
        </w:rPr>
      </w:pPr>
      <w:r w:rsidDel="00000000" w:rsidR="00000000" w:rsidRPr="00000000">
        <w:rPr>
          <w:rtl w:val="0"/>
        </w:rPr>
      </w:r>
    </w:p>
    <w:p w:rsidR="00000000" w:rsidDel="00000000" w:rsidP="00000000" w:rsidRDefault="00000000" w:rsidRPr="00000000" w14:paraId="00000319">
      <w:pPr>
        <w:rPr>
          <w:rFonts w:ascii="Batang" w:cs="Batang" w:eastAsia="Batang" w:hAnsi="Batang"/>
        </w:rPr>
      </w:pPr>
      <w:r w:rsidDel="00000000" w:rsidR="00000000" w:rsidRPr="00000000">
        <w:rPr>
          <w:rtl w:val="0"/>
        </w:rPr>
      </w:r>
    </w:p>
    <w:p w:rsidR="00000000" w:rsidDel="00000000" w:rsidP="00000000" w:rsidRDefault="00000000" w:rsidRPr="00000000" w14:paraId="0000031A">
      <w:pPr>
        <w:rPr>
          <w:rFonts w:ascii="Batang" w:cs="Batang" w:eastAsia="Batang" w:hAnsi="Batang"/>
          <w:b w:val="1"/>
          <w:bCs w:val="1"/>
        </w:rPr>
      </w:pPr>
      <w:r w:rsidDel="00000000" w:rsidR="00000000" w:rsidRPr="00000000">
        <w:rPr>
          <w:rFonts w:ascii="Batang" w:cs="Batang" w:eastAsia="Batang" w:hAnsi="Batang"/>
          <w:b w:val="1"/>
          <w:bCs w:val="1"/>
          <w:rtl w:val="0"/>
        </w:rPr>
        <w:t xml:space="preserve">II) Supportability, Maintainability, Portability (지원성, 유지보수성, 이식성) 테스트</w:t>
      </w:r>
    </w:p>
    <w:tbl>
      <w:tblPr>
        <w:tblStyle w:val="Table37"/>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2835"/>
        <w:gridCol w:w="2835"/>
        <w:tblGridChange w:id="0">
          <w:tblGrid>
            <w:gridCol w:w="2835"/>
            <w:gridCol w:w="2835"/>
            <w:gridCol w:w="2835"/>
            <w:gridCol w:w="28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시험 항목</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Pass 기준</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시험 결과</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Pass or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클라이언트 모듈 도입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각 기능별로 모듈을 구성하여, 각자의 기능만을 수행하도록 해야한다.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“딸각 리뷰”의 아키텍처 모듈 이미지를 참고. 각 모듈별로 기능을 나누었음.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IP 차단 문제</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스크래핑, 크롤링으로 인한 쿠팡 사이트의 IP 차단 문제를 해결해야한다.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쿠팡 사이트의 봇 정책에 의존적임으로 해결 방법을 강구하기 어려움.</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데이터 전송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클라이언트가 수집한 데이터와 안전하게 데이터를 주고 받는 모듈을 설계해야 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Facade 모듈을 도입함으로써, 정보의 은닉성을 확보하고, 웹 서버 모듈의 부하를 낮춤.</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컨테이너화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Docker를 사용하여 애플리케이션을 컨테이너화 해야한다.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Docker를 사용하여, 개발자들 간의 환경을 통일하고, 프로젝트를 컨테이너화 하여 진행하여 버전 문제 라이브러리 문제를 해결하였다.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버전 관리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소스 코드는 Git을 통해 버전 관리를 해야하며, 중앙 원격 저장소로 Github를 사용해야 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Batang" w:cs="Batang" w:eastAsia="Batang" w:hAnsi="Batang"/>
              </w:rPr>
            </w:pPr>
            <w:hyperlink r:id="rId22">
              <w:r w:rsidDel="00000000" w:rsidR="00000000" w:rsidRPr="00000000">
                <w:rPr>
                  <w:rFonts w:ascii="Batang" w:cs="Batang" w:eastAsia="Batang" w:hAnsi="Batang"/>
                  <w:color w:val="1155cc"/>
                  <w:u w:val="single"/>
                  <w:rtl w:val="0"/>
                </w:rPr>
                <w:t xml:space="preserve">https://github.com/GIRIBUIN/ADVANCED-COMPUTER-ENGINEERING-PROJECT</w:t>
              </w:r>
            </w:hyperlink>
            <w:r w:rsidDel="00000000" w:rsidR="00000000" w:rsidRPr="00000000">
              <w:rPr>
                <w:rtl w:val="0"/>
              </w:rPr>
            </w:r>
          </w:p>
          <w:p w:rsidR="00000000" w:rsidDel="00000000" w:rsidP="00000000" w:rsidRDefault="00000000" w:rsidRPr="00000000" w14:paraId="00000332">
            <w:pPr>
              <w:widowControl w:val="0"/>
              <w:spacing w:line="240" w:lineRule="auto"/>
              <w:rPr>
                <w:rFonts w:ascii="Batang" w:cs="Batang" w:eastAsia="Batang" w:hAnsi="Batang"/>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브랜치 관리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main 브랜치의 소스 코드는 항상 안정적으로 실행 가능한 상태를 유지해야 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상동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유지관리를 위해 조직은 정기 회의 및 문서를 관리 해야한다.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매주 1회의 정기 회의를 진행해야 하며, 변경 사항을 공유해야 한다.</w:t>
            </w:r>
          </w:p>
          <w:p w:rsidR="00000000" w:rsidDel="00000000" w:rsidP="00000000" w:rsidRDefault="00000000" w:rsidRPr="00000000" w14:paraId="0000033A">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문서는 github 내의 docs 디렉터리에 기록하고 관리해야한다.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깃허브 링크는 상동.</w:t>
            </w:r>
          </w:p>
          <w:p w:rsidR="00000000" w:rsidDel="00000000" w:rsidP="00000000" w:rsidRDefault="00000000" w:rsidRPr="00000000" w14:paraId="0000033C">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활동보고서 작성하여 매주 1회의 정기 회의 내용을 기록함.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Pass</w:t>
            </w:r>
          </w:p>
        </w:tc>
      </w:tr>
    </w:tbl>
    <w:p w:rsidR="00000000" w:rsidDel="00000000" w:rsidP="00000000" w:rsidRDefault="00000000" w:rsidRPr="00000000" w14:paraId="0000033E">
      <w:pPr>
        <w:rPr>
          <w:rFonts w:ascii="Batang" w:cs="Batang" w:eastAsia="Batang" w:hAnsi="Batang"/>
        </w:rPr>
      </w:pPr>
      <w:r w:rsidDel="00000000" w:rsidR="00000000" w:rsidRPr="00000000">
        <w:rPr>
          <w:rtl w:val="0"/>
        </w:rPr>
      </w:r>
    </w:p>
    <w:p w:rsidR="00000000" w:rsidDel="00000000" w:rsidP="00000000" w:rsidRDefault="00000000" w:rsidRPr="00000000" w14:paraId="0000033F">
      <w:pPr>
        <w:rPr>
          <w:rFonts w:ascii="Batang" w:cs="Batang" w:eastAsia="Batang" w:hAnsi="Batang"/>
        </w:rPr>
      </w:pPr>
      <w:r w:rsidDel="00000000" w:rsidR="00000000" w:rsidRPr="00000000">
        <w:rPr>
          <w:rtl w:val="0"/>
        </w:rPr>
      </w:r>
    </w:p>
    <w:p w:rsidR="00000000" w:rsidDel="00000000" w:rsidP="00000000" w:rsidRDefault="00000000" w:rsidRPr="00000000" w14:paraId="00000340">
      <w:pPr>
        <w:pStyle w:val="Heading2"/>
        <w:rPr>
          <w:rFonts w:ascii="Batang" w:cs="Batang" w:eastAsia="Batang" w:hAnsi="Batang"/>
        </w:rPr>
      </w:pPr>
      <w:bookmarkStart w:colFirst="0" w:colLast="0" w:name="_awn5mp621jbu" w:id="31"/>
      <w:bookmarkEnd w:id="31"/>
      <w:r w:rsidDel="00000000" w:rsidR="00000000" w:rsidRPr="00000000">
        <w:rPr>
          <w:rtl w:val="0"/>
        </w:rPr>
        <w:t xml:space="preserve">8. 팀원 및 역할 분담</w:t>
      </w:r>
      <w:r w:rsidDel="00000000" w:rsidR="00000000" w:rsidRPr="00000000">
        <w:rPr>
          <w:rtl w:val="0"/>
        </w:rPr>
      </w:r>
    </w:p>
    <w:p w:rsidR="00000000" w:rsidDel="00000000" w:rsidP="00000000" w:rsidRDefault="00000000" w:rsidRPr="00000000" w14:paraId="00000341">
      <w:pPr>
        <w:pStyle w:val="Heading3"/>
        <w:rPr>
          <w:rFonts w:ascii="Batang" w:cs="Batang" w:eastAsia="Batang" w:hAnsi="Batang"/>
        </w:rPr>
      </w:pPr>
      <w:bookmarkStart w:colFirst="0" w:colLast="0" w:name="_fwg9bd9hp2ba" w:id="32"/>
      <w:bookmarkEnd w:id="32"/>
      <w:r w:rsidDel="00000000" w:rsidR="00000000" w:rsidRPr="00000000">
        <w:rPr>
          <w:b w:val="1"/>
          <w:bCs w:val="1"/>
          <w:rtl w:val="0"/>
        </w:rPr>
        <w:t xml:space="preserve">1) 팀원 및 상세 담당 내용</w:t>
      </w:r>
      <w:r w:rsidDel="00000000" w:rsidR="00000000" w:rsidRPr="00000000">
        <w:rPr>
          <w:rtl w:val="0"/>
        </w:rPr>
      </w:r>
    </w:p>
    <w:tbl>
      <w:tblPr>
        <w:tblStyle w:val="Table3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75"/>
        <w:gridCol w:w="855"/>
        <w:gridCol w:w="5760"/>
        <w:tblGridChange w:id="0">
          <w:tblGrid>
            <w:gridCol w:w="1110"/>
            <w:gridCol w:w="1575"/>
            <w:gridCol w:w="855"/>
            <w:gridCol w:w="57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이름</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학번</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역할</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1"/>
                <w:bCs w:val="1"/>
              </w:rPr>
            </w:pPr>
            <w:r w:rsidDel="00000000" w:rsidR="00000000" w:rsidRPr="00000000">
              <w:rPr>
                <w:rFonts w:ascii="Batang" w:cs="Batang" w:eastAsia="Batang" w:hAnsi="Batang"/>
                <w:b w:val="1"/>
                <w:bCs w:val="1"/>
                <w:rtl w:val="0"/>
              </w:rPr>
              <w:t xml:space="preserve">상세 담당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이의빈</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202114228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팀장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w:cs="Times" w:eastAsia="Times" w:hAnsi="Times"/>
                <w:i w:val="1"/>
                <w:iCs w:val="1"/>
              </w:rPr>
            </w:pPr>
            <w:r w:rsidDel="00000000" w:rsidR="00000000" w:rsidRPr="00000000">
              <w:rPr>
                <w:rFonts w:ascii="Times" w:cs="Times" w:eastAsia="Times" w:hAnsi="Times"/>
                <w:i w:val="1"/>
                <w:iCs w:val="1"/>
                <w:rtl w:val="0"/>
              </w:rPr>
              <w:t xml:space="preserve">AI분석 및 요약 모델 구축, 데이터 전처리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이유환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202111343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최정길</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202110542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Fonts w:ascii="Batang" w:cs="Batang" w:eastAsia="Batang" w:hAnsi="Batang"/>
                <w:rtl w:val="0"/>
              </w:rPr>
              <w:t xml:space="preserve">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rPr>
            </w:pPr>
            <w:r w:rsidDel="00000000" w:rsidR="00000000" w:rsidRPr="00000000">
              <w:rPr>
                <w:rtl w:val="0"/>
              </w:rPr>
            </w:r>
          </w:p>
        </w:tc>
      </w:tr>
    </w:tbl>
    <w:p w:rsidR="00000000" w:rsidDel="00000000" w:rsidP="00000000" w:rsidRDefault="00000000" w:rsidRPr="00000000" w14:paraId="00000352">
      <w:pPr>
        <w:rPr>
          <w:rFonts w:ascii="Batang" w:cs="Batang" w:eastAsia="Batang" w:hAnsi="Batang"/>
        </w:rPr>
      </w:pPr>
      <w:r w:rsidDel="00000000" w:rsidR="00000000" w:rsidRPr="00000000">
        <w:rPr>
          <w:rtl w:val="0"/>
        </w:rPr>
      </w:r>
    </w:p>
    <w:p w:rsidR="00000000" w:rsidDel="00000000" w:rsidP="00000000" w:rsidRDefault="00000000" w:rsidRPr="00000000" w14:paraId="00000353">
      <w:pPr>
        <w:pStyle w:val="Heading3"/>
        <w:rPr>
          <w:rFonts w:ascii="Batang" w:cs="Batang" w:eastAsia="Batang" w:hAnsi="Batang"/>
        </w:rPr>
      </w:pPr>
      <w:bookmarkStart w:colFirst="0" w:colLast="0" w:name="_3hq87kspy7u1" w:id="33"/>
      <w:bookmarkEnd w:id="33"/>
      <w:r w:rsidDel="00000000" w:rsidR="00000000" w:rsidRPr="00000000">
        <w:rPr>
          <w:b w:val="1"/>
          <w:bCs w:val="1"/>
          <w:rtl w:val="0"/>
        </w:rPr>
        <w:t xml:space="preserve">2) 깃허브 활동 내역</w:t>
      </w:r>
      <w:r w:rsidDel="00000000" w:rsidR="00000000" w:rsidRPr="00000000">
        <w:rPr>
          <w:rtl w:val="0"/>
        </w:rPr>
      </w:r>
    </w:p>
    <w:p w:rsidR="00000000" w:rsidDel="00000000" w:rsidP="00000000" w:rsidRDefault="00000000" w:rsidRPr="00000000" w14:paraId="00000354">
      <w:pPr>
        <w:rPr>
          <w:rFonts w:ascii="Batang" w:cs="Batang" w:eastAsia="Batang" w:hAnsi="Batang"/>
        </w:rPr>
      </w:pPr>
      <w:r w:rsidDel="00000000" w:rsidR="00000000" w:rsidRPr="00000000">
        <w:rPr>
          <w:rFonts w:ascii="Batang" w:cs="Batang" w:eastAsia="Batang" w:hAnsi="Batang"/>
        </w:rPr>
        <w:drawing>
          <wp:inline distB="114300" distT="114300" distL="114300" distR="114300">
            <wp:extent cx="7200000" cy="7086600"/>
            <wp:effectExtent b="0" l="0" r="0" t="0"/>
            <wp:docPr id="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72000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rFonts w:ascii="Batang" w:cs="Batang" w:eastAsia="Batang" w:hAnsi="Batang"/>
        </w:rPr>
      </w:pPr>
      <w:r w:rsidDel="00000000" w:rsidR="00000000" w:rsidRPr="00000000">
        <w:rPr>
          <w:rFonts w:ascii="Batang" w:cs="Batang" w:eastAsia="Batang" w:hAnsi="Batang"/>
          <w:rtl w:val="0"/>
        </w:rPr>
        <w:t xml:space="preserve">링크: </w:t>
      </w:r>
      <w:hyperlink r:id="rId24">
        <w:r w:rsidDel="00000000" w:rsidR="00000000" w:rsidRPr="00000000">
          <w:rPr>
            <w:rFonts w:ascii="Batang" w:cs="Batang" w:eastAsia="Batang" w:hAnsi="Batang"/>
            <w:color w:val="1155cc"/>
            <w:u w:val="single"/>
            <w:rtl w:val="0"/>
          </w:rPr>
          <w:t xml:space="preserve">https://github.com/GIRIBUIN/ADVANCED-COMPUTER-ENGINEERING-PROJECT/graphs/contributors</w:t>
        </w:r>
      </w:hyperlink>
      <w:r w:rsidDel="00000000" w:rsidR="00000000" w:rsidRPr="00000000">
        <w:rPr>
          <w:rtl w:val="0"/>
        </w:rPr>
      </w:r>
    </w:p>
    <w:p w:rsidR="00000000" w:rsidDel="00000000" w:rsidP="00000000" w:rsidRDefault="00000000" w:rsidRPr="00000000" w14:paraId="00000356">
      <w:pPr>
        <w:pStyle w:val="Heading3"/>
        <w:rPr/>
      </w:pPr>
      <w:bookmarkStart w:colFirst="0" w:colLast="0" w:name="_zgzcypdm5rag" w:id="34"/>
      <w:bookmarkEnd w:id="34"/>
      <w:r w:rsidDel="00000000" w:rsidR="00000000" w:rsidRPr="00000000">
        <w:rPr>
          <w:rtl w:val="0"/>
        </w:rPr>
      </w:r>
    </w:p>
    <w:tbl>
      <w:tblPr>
        <w:tblStyle w:val="Table39"/>
        <w:tblW w:w="7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75"/>
        <w:gridCol w:w="4320"/>
        <w:gridCol w:w="105"/>
        <w:tblGridChange w:id="0">
          <w:tblGrid>
            <w:gridCol w:w="1110"/>
            <w:gridCol w:w="1575"/>
            <w:gridCol w:w="4320"/>
            <w:gridCol w:w="10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이름</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깃허브 닉네임</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이의빈</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euibin-lee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이유환</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minus7896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최정길</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GIRIBUIN</w:t>
            </w:r>
          </w:p>
        </w:tc>
      </w:tr>
    </w:tbl>
    <w:p w:rsidR="00000000" w:rsidDel="00000000" w:rsidP="00000000" w:rsidRDefault="00000000" w:rsidRPr="00000000" w14:paraId="00000367">
      <w:pPr>
        <w:rPr>
          <w:rFonts w:ascii="Batang" w:cs="Batang" w:eastAsia="Batang" w:hAnsi="Batang"/>
        </w:rPr>
      </w:pPr>
      <w:r w:rsidDel="00000000" w:rsidR="00000000" w:rsidRPr="00000000">
        <w:rPr>
          <w:rtl w:val="0"/>
        </w:rPr>
      </w:r>
    </w:p>
    <w:p w:rsidR="00000000" w:rsidDel="00000000" w:rsidP="00000000" w:rsidRDefault="00000000" w:rsidRPr="00000000" w14:paraId="00000368">
      <w:pPr>
        <w:pStyle w:val="Heading2"/>
        <w:rPr/>
      </w:pPr>
      <w:bookmarkStart w:colFirst="0" w:colLast="0" w:name="_ro191i4g4ee1" w:id="35"/>
      <w:bookmarkEnd w:id="35"/>
      <w:r w:rsidDel="00000000" w:rsidR="00000000" w:rsidRPr="00000000">
        <w:rPr>
          <w:rtl w:val="0"/>
        </w:rPr>
        <w:t xml:space="preserve">9. 맺음말</w:t>
      </w:r>
    </w:p>
    <w:p w:rsidR="00000000" w:rsidDel="00000000" w:rsidP="00000000" w:rsidRDefault="00000000" w:rsidRPr="00000000" w14:paraId="00000369">
      <w:pPr>
        <w:rPr>
          <w:rFonts w:ascii="Batang" w:cs="Batang" w:eastAsia="Batang" w:hAnsi="Batang"/>
        </w:rPr>
      </w:pPr>
      <w:r w:rsidDel="00000000" w:rsidR="00000000" w:rsidRPr="00000000">
        <w:rPr>
          <w:rtl w:val="0"/>
        </w:rPr>
      </w:r>
    </w:p>
    <w:p w:rsidR="00000000" w:rsidDel="00000000" w:rsidP="00000000" w:rsidRDefault="00000000" w:rsidRPr="00000000" w14:paraId="0000036A">
      <w:pPr>
        <w:pStyle w:val="Heading3"/>
        <w:rPr>
          <w:rFonts w:ascii="Batang" w:cs="Batang" w:eastAsia="Batang" w:hAnsi="Batang"/>
        </w:rPr>
      </w:pPr>
      <w:bookmarkStart w:colFirst="0" w:colLast="0" w:name="_uyac962wsj6d" w:id="36"/>
      <w:bookmarkEnd w:id="36"/>
      <w:r w:rsidDel="00000000" w:rsidR="00000000" w:rsidRPr="00000000">
        <w:rPr>
          <w:b w:val="1"/>
          <w:bCs w:val="1"/>
          <w:rtl w:val="0"/>
        </w:rPr>
        <w:t xml:space="preserve">1) 전공심화프로젝트1을 통해 배운점</w:t>
      </w:r>
      <w:r w:rsidDel="00000000" w:rsidR="00000000" w:rsidRPr="00000000">
        <w:rPr>
          <w:rtl w:val="0"/>
        </w:rPr>
      </w:r>
    </w:p>
    <w:tbl>
      <w:tblPr>
        <w:tblStyle w:val="Table4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75"/>
        <w:gridCol w:w="855"/>
        <w:gridCol w:w="5760"/>
        <w:tblGridChange w:id="0">
          <w:tblGrid>
            <w:gridCol w:w="1110"/>
            <w:gridCol w:w="1575"/>
            <w:gridCol w:w="855"/>
            <w:gridCol w:w="5760"/>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이름</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배운점</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이의빈</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Batang" w:cs="Batang" w:eastAsia="Batang" w:hAnsi="Batang"/>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이유환</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Batang" w:cs="Batang" w:eastAsia="Batang" w:hAnsi="Batang"/>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최정길</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Batang" w:cs="Batang" w:eastAsia="Batang" w:hAnsi="Batang"/>
              </w:rPr>
            </w:pPr>
            <w:r w:rsidDel="00000000" w:rsidR="00000000" w:rsidRPr="00000000">
              <w:rPr>
                <w:rtl w:val="0"/>
              </w:rPr>
            </w:r>
          </w:p>
        </w:tc>
      </w:tr>
    </w:tbl>
    <w:p w:rsidR="00000000" w:rsidDel="00000000" w:rsidP="00000000" w:rsidRDefault="00000000" w:rsidRPr="00000000" w14:paraId="0000037B">
      <w:pPr>
        <w:rPr>
          <w:rFonts w:ascii="Batang" w:cs="Batang" w:eastAsia="Batang" w:hAnsi="Batang"/>
        </w:rPr>
      </w:pPr>
      <w:r w:rsidDel="00000000" w:rsidR="00000000" w:rsidRPr="00000000">
        <w:rPr>
          <w:rtl w:val="0"/>
        </w:rPr>
      </w:r>
    </w:p>
    <w:p w:rsidR="00000000" w:rsidDel="00000000" w:rsidP="00000000" w:rsidRDefault="00000000" w:rsidRPr="00000000" w14:paraId="0000037C">
      <w:pPr>
        <w:pStyle w:val="Heading3"/>
        <w:rPr>
          <w:rFonts w:ascii="Batang" w:cs="Batang" w:eastAsia="Batang" w:hAnsi="Batang"/>
        </w:rPr>
      </w:pPr>
      <w:bookmarkStart w:colFirst="0" w:colLast="0" w:name="_zffvf7qkf7z2" w:id="37"/>
      <w:bookmarkEnd w:id="37"/>
      <w:r w:rsidDel="00000000" w:rsidR="00000000" w:rsidRPr="00000000">
        <w:rPr>
          <w:b w:val="1"/>
          <w:bCs w:val="1"/>
          <w:rtl w:val="0"/>
        </w:rPr>
        <w:t xml:space="preserve">3) 서비스 활용성, 확장 가능성 검토(최종 시연 이후 교수님 커멘트 내용)</w:t>
      </w:r>
      <w:r w:rsidDel="00000000" w:rsidR="00000000" w:rsidRPr="00000000">
        <w:rPr>
          <w:rtl w:val="0"/>
        </w:rPr>
      </w:r>
    </w:p>
    <w:p w:rsidR="00000000" w:rsidDel="00000000" w:rsidP="00000000" w:rsidRDefault="00000000" w:rsidRPr="00000000" w14:paraId="0000037D">
      <w:pPr>
        <w:numPr>
          <w:ilvl w:val="0"/>
          <w:numId w:val="10"/>
        </w:numPr>
        <w:ind w:left="720" w:hanging="360"/>
        <w:rPr>
          <w:rFonts w:ascii="Batang" w:cs="Batang" w:eastAsia="Batang" w:hAnsi="Batang"/>
          <w:u w:val="none"/>
        </w:rPr>
      </w:pPr>
      <w:r w:rsidDel="00000000" w:rsidR="00000000" w:rsidRPr="00000000">
        <w:rPr>
          <w:rFonts w:ascii="Batang" w:cs="Batang" w:eastAsia="Batang" w:hAnsi="Batang"/>
          <w:rtl w:val="0"/>
        </w:rPr>
        <w:t xml:space="preserve">확장 가능성</w:t>
      </w:r>
    </w:p>
    <w:p w:rsidR="00000000" w:rsidDel="00000000" w:rsidP="00000000" w:rsidRDefault="00000000" w:rsidRPr="00000000" w14:paraId="0000037E">
      <w:pPr>
        <w:numPr>
          <w:ilvl w:val="0"/>
          <w:numId w:val="10"/>
        </w:numPr>
        <w:ind w:left="720" w:hanging="360"/>
        <w:rPr>
          <w:rFonts w:ascii="Batang" w:cs="Batang" w:eastAsia="Batang" w:hAnsi="Batang"/>
          <w:u w:val="none"/>
        </w:rPr>
      </w:pPr>
      <w:r w:rsidDel="00000000" w:rsidR="00000000" w:rsidRPr="00000000">
        <w:rPr>
          <w:rFonts w:ascii="Batang" w:cs="Batang" w:eastAsia="Batang" w:hAnsi="Batang"/>
          <w:rtl w:val="0"/>
        </w:rPr>
        <w:t xml:space="preserve">실용성(활용성)</w:t>
      </w:r>
    </w:p>
    <w:p w:rsidR="00000000" w:rsidDel="00000000" w:rsidP="00000000" w:rsidRDefault="00000000" w:rsidRPr="00000000" w14:paraId="0000037F">
      <w:pPr>
        <w:rPr>
          <w:rFonts w:ascii="Batang" w:cs="Batang" w:eastAsia="Batang" w:hAnsi="Batang"/>
        </w:rPr>
      </w:pPr>
      <w:r w:rsidDel="00000000" w:rsidR="00000000" w:rsidRPr="00000000">
        <w:rPr>
          <w:rtl w:val="0"/>
        </w:rPr>
      </w:r>
    </w:p>
    <w:p w:rsidR="00000000" w:rsidDel="00000000" w:rsidP="00000000" w:rsidRDefault="00000000" w:rsidRPr="00000000" w14:paraId="00000380">
      <w:pPr>
        <w:pStyle w:val="Heading3"/>
        <w:rPr/>
      </w:pPr>
      <w:bookmarkStart w:colFirst="0" w:colLast="0" w:name="_jh3t8fbrirva" w:id="38"/>
      <w:bookmarkEnd w:id="38"/>
      <w:r w:rsidDel="00000000" w:rsidR="00000000" w:rsidRPr="00000000">
        <w:rPr>
          <w:b w:val="1"/>
          <w:bCs w:val="1"/>
          <w:rtl w:val="0"/>
        </w:rPr>
        <w:t xml:space="preserve">3) 향후 계획(프로젝트에서 배운점 토대로 or 프로젝트 자체)</w:t>
      </w:r>
      <w:r w:rsidDel="00000000" w:rsidR="00000000" w:rsidRPr="00000000">
        <w:rPr>
          <w:rtl w:val="0"/>
        </w:rPr>
      </w:r>
    </w:p>
    <w:tbl>
      <w:tblPr>
        <w:tblStyle w:val="Table41"/>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75"/>
        <w:gridCol w:w="4327.5"/>
        <w:gridCol w:w="4327.5"/>
        <w:tblGridChange w:id="0">
          <w:tblGrid>
            <w:gridCol w:w="1110"/>
            <w:gridCol w:w="1575"/>
            <w:gridCol w:w="4327.5"/>
            <w:gridCol w:w="4327.5"/>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이름</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Batang" w:cs="Batang" w:eastAsia="Batang" w:hAnsi="Batang"/>
                <w:b w:val="1"/>
                <w:bCs w:val="1"/>
              </w:rPr>
            </w:pPr>
            <w:r w:rsidDel="00000000" w:rsidR="00000000" w:rsidRPr="00000000">
              <w:rPr>
                <w:rFonts w:ascii="Batang" w:cs="Batang" w:eastAsia="Batang" w:hAnsi="Batang"/>
                <w:b w:val="1"/>
                <w:bCs w:val="1"/>
                <w:rtl w:val="0"/>
              </w:rPr>
              <w:t xml:space="preserve">향후 계획</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이의빈</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Batang" w:cs="Batang" w:eastAsia="Batang" w:hAnsi="Batang"/>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이유환</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Batang" w:cs="Batang" w:eastAsia="Batang" w:hAnsi="Batang"/>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Batang" w:cs="Batang" w:eastAsia="Batang" w:hAnsi="Batang"/>
              </w:rPr>
            </w:pPr>
            <w:r w:rsidDel="00000000" w:rsidR="00000000" w:rsidRPr="00000000">
              <w:rPr>
                <w:rFonts w:ascii="Batang" w:cs="Batang" w:eastAsia="Batang" w:hAnsi="Batang"/>
                <w:rtl w:val="0"/>
              </w:rPr>
              <w:t xml:space="preserve">최정길</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Batang" w:cs="Batang" w:eastAsia="Batang" w:hAnsi="Batang"/>
              </w:rPr>
            </w:pPr>
            <w:r w:rsidDel="00000000" w:rsidR="00000000" w:rsidRPr="00000000">
              <w:rPr>
                <w:rtl w:val="0"/>
              </w:rPr>
            </w:r>
          </w:p>
        </w:tc>
      </w:tr>
    </w:tbl>
    <w:p w:rsidR="00000000" w:rsidDel="00000000" w:rsidP="00000000" w:rsidRDefault="00000000" w:rsidRPr="00000000" w14:paraId="00000391">
      <w:pPr>
        <w:rPr>
          <w:rFonts w:ascii="Batang" w:cs="Batang" w:eastAsia="Batang" w:hAnsi="Batang"/>
        </w:rPr>
      </w:pPr>
      <w:r w:rsidDel="00000000" w:rsidR="00000000" w:rsidRPr="00000000">
        <w:rPr>
          <w:rtl w:val="0"/>
        </w:rPr>
      </w:r>
    </w:p>
    <w:sectPr>
      <w:type w:val="nextPage"/>
      <w:pgSz w:h="16838" w:w="11906" w:orient="portrait"/>
      <w:pgMar w:bottom="283.46456692913387" w:top="283.46456692913387" w:left="283.46456692913387" w:right="283.46456692913387"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최정길" w:id="0" w:date="2025-12-19T06:44:25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시험 결과랑 pass, fail 채워주세요</w:t>
      </w:r>
    </w:p>
  </w:comment>
  <w:comment w:author="최정길" w:id="1" w:date="2025-12-19T06:44:39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추가로 해야하는 테스트 있으면 채워주세요</w:t>
      </w:r>
    </w:p>
  </w:comment>
  <w:comment w:author="최정길" w:id="2" w:date="2025-12-19T06:44:25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시험 결과랑 pass, fail 채워주세요</w:t>
      </w:r>
    </w:p>
  </w:comment>
  <w:comment w:author="최정길" w:id="3" w:date="2025-12-19T06:44:39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추가로 해야하는 테스트 있으면 채워주세요</w:t>
      </w:r>
    </w:p>
  </w:comment>
  <w:comment w:author="최정길" w:id="4" w:date="2025-12-19T06:44:25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시험 결과랑 pass, fail 채워주세요</w:t>
      </w:r>
    </w:p>
  </w:comment>
  <w:comment w:author="최정길" w:id="5" w:date="2025-12-19T06:44:39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추가로 해야하는 테스트 있으면 채워주세요</w:t>
      </w:r>
    </w:p>
  </w:comment>
  <w:comment w:author="최정길" w:id="6" w:date="2025-12-19T06:44:25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시험 결과랑 pass, fail 채워주세요</w:t>
      </w:r>
    </w:p>
  </w:comment>
  <w:comment w:author="최정길" w:id="7" w:date="2025-12-19T06:44:39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추가로 해야하는 테스트 있으면 채워주세요</w:t>
      </w:r>
    </w:p>
  </w:comment>
  <w:comment w:author="최정길" w:id="8" w:date="2025-12-19T06:44:25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시험 결과랑 pass, fail 채워주세요</w:t>
      </w:r>
    </w:p>
  </w:comment>
  <w:comment w:author="최정길" w:id="9" w:date="2025-12-19T06:44:39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추가로 해야하는 테스트 있으면 채워주세요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ang"/>
  <w:font w:name="Gungsuh"/>
  <w:font w:name="Arial Unicode MS"/>
  <w:font w:name="Times"/>
  <w:font w:name="함초롬바탕"/>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Batang" w:cs="Batang" w:eastAsia="Batang" w:hAnsi="Batang"/>
      <w:b w:val="1"/>
      <w:bCs w:val="1"/>
      <w:sz w:val="30"/>
      <w:szCs w:val="30"/>
    </w:rPr>
  </w:style>
  <w:style w:type="paragraph" w:styleId="Heading3">
    <w:name w:val="heading 3"/>
    <w:basedOn w:val="Normal"/>
    <w:next w:val="Normal"/>
    <w:pPr>
      <w:keepNext w:val="1"/>
      <w:keepLines w:val="1"/>
    </w:pPr>
    <w:rPr>
      <w:rFonts w:ascii="Batang" w:cs="Batang" w:eastAsia="Batang" w:hAnsi="Batang"/>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hyperlink" Target="https://github.com/GIRIBUIN/ADVANCED-COMPUTER-ENGINEERING-PROJECT" TargetMode="External"/><Relationship Id="rId10" Type="http://schemas.openxmlformats.org/officeDocument/2006/relationships/image" Target="media/image7.png"/><Relationship Id="rId21" Type="http://schemas.openxmlformats.org/officeDocument/2006/relationships/image" Target="media/image15.png"/><Relationship Id="rId13" Type="http://schemas.openxmlformats.org/officeDocument/2006/relationships/image" Target="media/image9.png"/><Relationship Id="rId24" Type="http://schemas.openxmlformats.org/officeDocument/2006/relationships/hyperlink" Target="https://github.com/GIRIBUIN/ADVANCED-COMPUTER-ENGINEERING-PROJECT/graphs/contributors" TargetMode="External"/><Relationship Id="rId12"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